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45F57" w14:textId="622DDACE" w:rsidR="003F0C35" w:rsidRPr="000D09E5" w:rsidRDefault="003F0C35" w:rsidP="003F0C35">
      <w:pPr>
        <w:spacing w:before="200"/>
        <w:jc w:val="both"/>
        <w:rPr>
          <w:rFonts w:ascii="宋体" w:eastAsia="宋体" w:hAnsi="宋体" w:hint="eastAsia"/>
        </w:rPr>
      </w:pPr>
      <w:r w:rsidRPr="000D09E5">
        <w:rPr>
          <w:rFonts w:ascii="宋体" w:eastAsia="宋体" w:hAnsi="宋体"/>
          <w:b/>
          <w:sz w:val="28"/>
        </w:rPr>
        <w:t>项目背景</w:t>
      </w:r>
    </w:p>
    <w:p w14:paraId="089A7955" w14:textId="77777777" w:rsidR="003F0C35" w:rsidRPr="000D09E5" w:rsidRDefault="003F0C35" w:rsidP="003F0C35">
      <w:pPr>
        <w:ind w:firstLine="420"/>
        <w:jc w:val="both"/>
        <w:rPr>
          <w:rFonts w:ascii="宋体" w:eastAsia="宋体" w:hAnsi="宋体" w:hint="eastAsia"/>
        </w:rPr>
      </w:pPr>
      <w:r w:rsidRPr="000D09E5">
        <w:rPr>
          <w:rFonts w:ascii="宋体" w:eastAsia="宋体" w:hAnsi="宋体"/>
          <w:sz w:val="24"/>
        </w:rPr>
        <w:t>随着人口老龄化、儿童青少年视觉健康问题增多以及手机等视屏终端的广泛使用，眼健康管理需求正由医院内疾病诊疗向院外早期发现、风险提示和持续管理延伸。智能手机具备视觉刺激呈现、用户交互、前置摄像头感知和便携计算能力，可在用户主动配合的短时测试中采集视觉任务表现及眼部行为信息，为低成本、非接触的眼健康初筛提供新的技术载体。本项目分别围绕干眼、老视和斜视三个方向开展研究，各方向依据自身临床机理、检查标准和目标人群独立设计检测方案及评价指标。</w:t>
      </w:r>
    </w:p>
    <w:p w14:paraId="292D547F" w14:textId="2E40537E" w:rsidR="003F0C35" w:rsidRPr="000D09E5" w:rsidRDefault="003F0C35" w:rsidP="003F0C35">
      <w:pPr>
        <w:spacing w:before="120"/>
        <w:jc w:val="both"/>
        <w:rPr>
          <w:rFonts w:ascii="宋体" w:eastAsia="宋体" w:hAnsi="宋体" w:hint="eastAsia"/>
        </w:rPr>
      </w:pPr>
      <w:r w:rsidRPr="000D09E5">
        <w:rPr>
          <w:rFonts w:ascii="宋体" w:eastAsia="宋体" w:hAnsi="宋体"/>
          <w:b/>
          <w:sz w:val="24"/>
        </w:rPr>
        <w:t>1. 干眼智能筛查方向（专家补充</w:t>
      </w:r>
      <w:r w:rsidRPr="000D09E5">
        <w:rPr>
          <w:rFonts w:ascii="宋体" w:eastAsia="宋体" w:hAnsi="宋体" w:hint="eastAsia"/>
          <w:b/>
          <w:sz w:val="24"/>
        </w:rPr>
        <w:t>确认</w:t>
      </w:r>
      <w:r w:rsidRPr="000D09E5">
        <w:rPr>
          <w:rFonts w:ascii="宋体" w:eastAsia="宋体" w:hAnsi="宋体"/>
          <w:b/>
          <w:sz w:val="24"/>
        </w:rPr>
        <w:t>）</w:t>
      </w:r>
    </w:p>
    <w:p w14:paraId="5565D9D8" w14:textId="77777777" w:rsidR="00491728" w:rsidRPr="000D09E5" w:rsidRDefault="00491728" w:rsidP="00491728">
      <w:pPr>
        <w:ind w:firstLine="420"/>
        <w:jc w:val="both"/>
        <w:rPr>
          <w:rFonts w:ascii="宋体" w:eastAsia="宋体" w:hAnsi="宋体" w:hint="eastAsia"/>
        </w:rPr>
      </w:pPr>
      <w:r>
        <w:rPr>
          <w:rFonts w:ascii="宋体" w:eastAsia="宋体" w:hAnsi="宋体"/>
          <w:sz w:val="24"/>
        </w:rPr>
        <w:t>干眼是常见的眼表疾病，其核心特点之一是泪膜稳定性下降。部分干眼患者在常规视力检查中视力仍可正常，但在阅读、驾驶或长时间使用手机等持续注视过程中，会逐渐出现视物模糊、视觉波动和眼疲劳，眨眼后又可能暂时改善。因此，单次视力检查往往难以反映这类随时间变化的视觉问题。爱尔眼科集团既有研究提出了功能性视力、连续功能性视力、视觉维持率和视力破裂时间等评价思路，为利用连续视觉任务观察干眼患者的视觉变化提供了重要基础。本项目拟进一步利用手机屏幕和前置摄像头，在连续视标识别过程中同步记录视觉表现、反应时间和眨眼行为，探索建立面向日常使用场景的干眼智能筛查方法。</w:t>
      </w:r>
    </w:p>
    <w:p w14:paraId="284F3EED" w14:textId="2C6F1B2D" w:rsidR="003F0C35" w:rsidRPr="000D09E5" w:rsidRDefault="003F0C35" w:rsidP="003F0C35">
      <w:pPr>
        <w:spacing w:before="120"/>
        <w:jc w:val="both"/>
        <w:rPr>
          <w:rFonts w:ascii="宋体" w:eastAsia="宋体" w:hAnsi="宋体" w:hint="eastAsia"/>
        </w:rPr>
      </w:pPr>
      <w:r w:rsidRPr="000D09E5">
        <w:rPr>
          <w:rFonts w:ascii="宋体" w:eastAsia="宋体" w:hAnsi="宋体"/>
          <w:b/>
          <w:sz w:val="24"/>
        </w:rPr>
        <w:t>2. 老视功能筛查方向（专家补充</w:t>
      </w:r>
      <w:r w:rsidRPr="000D09E5">
        <w:rPr>
          <w:rFonts w:ascii="宋体" w:eastAsia="宋体" w:hAnsi="宋体" w:hint="eastAsia"/>
          <w:b/>
          <w:sz w:val="24"/>
        </w:rPr>
        <w:t>确认</w:t>
      </w:r>
      <w:r w:rsidRPr="000D09E5">
        <w:rPr>
          <w:rFonts w:ascii="宋体" w:eastAsia="宋体" w:hAnsi="宋体"/>
          <w:b/>
          <w:sz w:val="24"/>
        </w:rPr>
        <w:t>）</w:t>
      </w:r>
    </w:p>
    <w:p w14:paraId="032DD0C2" w14:textId="546E3285" w:rsidR="003F0C35" w:rsidRPr="000D09E5" w:rsidRDefault="003F0C35" w:rsidP="003F0C35">
      <w:pPr>
        <w:ind w:firstLine="420"/>
        <w:jc w:val="both"/>
        <w:rPr>
          <w:rFonts w:ascii="宋体" w:eastAsia="宋体" w:hAnsi="宋体" w:hint="eastAsia"/>
        </w:rPr>
      </w:pPr>
      <w:r w:rsidRPr="000D09E5">
        <w:rPr>
          <w:rFonts w:ascii="宋体" w:eastAsia="宋体" w:hAnsi="宋体"/>
          <w:sz w:val="24"/>
        </w:rPr>
        <w:t>老视是随年龄增长出现的近距离视觉功能下降，对阅读、手机使用和精细操作产生直接影响。当前专业评估通常需要结合近视力、调节功能、屈光状态和近附加度数等检查。项目拟探索利用手机视觉任务记录近距离视标识别、反应时间及视觉恢复等信息，形成老视或调节功能下降的便捷初筛方法。</w:t>
      </w:r>
      <w:r w:rsidRPr="000D09E5">
        <w:rPr>
          <w:rFonts w:ascii="宋体" w:eastAsia="宋体" w:hAnsi="宋体"/>
          <w:color w:val="808080" w:themeColor="background1" w:themeShade="80"/>
          <w:sz w:val="24"/>
        </w:rPr>
        <w:t>该方向的临床问题、目标人群、检测任务和金标准由</w:t>
      </w:r>
      <w:r w:rsidRPr="000D09E5">
        <w:rPr>
          <w:rFonts w:ascii="宋体" w:eastAsia="宋体" w:hAnsi="宋体" w:hint="eastAsia"/>
          <w:color w:val="808080" w:themeColor="background1" w:themeShade="80"/>
          <w:sz w:val="24"/>
        </w:rPr>
        <w:t>爱尔老视方向</w:t>
      </w:r>
      <w:r w:rsidRPr="000D09E5">
        <w:rPr>
          <w:rFonts w:ascii="宋体" w:eastAsia="宋体" w:hAnsi="宋体"/>
          <w:color w:val="808080" w:themeColor="background1" w:themeShade="80"/>
          <w:sz w:val="24"/>
        </w:rPr>
        <w:t>专家进一步补充。</w:t>
      </w:r>
    </w:p>
    <w:p w14:paraId="0FAE60F8" w14:textId="7983ACD3" w:rsidR="003F0C35" w:rsidRDefault="003F0C35" w:rsidP="003F0C35">
      <w:pPr>
        <w:spacing w:before="120"/>
        <w:jc w:val="both"/>
        <w:rPr>
          <w:ins w:id="0" w:author="Hong Liu" w:date="2026-09-10T09:56:00Z" w16du:dateUtc="2026-09-10T01:56:00Z"/>
          <w:rFonts w:ascii="宋体" w:eastAsia="宋体" w:hAnsi="宋体"/>
          <w:b/>
          <w:sz w:val="24"/>
        </w:rPr>
      </w:pPr>
      <w:r w:rsidRPr="000D09E5">
        <w:rPr>
          <w:rFonts w:ascii="宋体" w:eastAsia="宋体" w:hAnsi="宋体"/>
          <w:b/>
          <w:sz w:val="24"/>
        </w:rPr>
        <w:t>3. 斜视及双眼视觉异常筛查方向（专家补充</w:t>
      </w:r>
      <w:r w:rsidRPr="000D09E5">
        <w:rPr>
          <w:rFonts w:ascii="宋体" w:eastAsia="宋体" w:hAnsi="宋体" w:hint="eastAsia"/>
          <w:b/>
          <w:sz w:val="24"/>
        </w:rPr>
        <w:t>确认</w:t>
      </w:r>
      <w:r w:rsidRPr="000D09E5">
        <w:rPr>
          <w:rFonts w:ascii="宋体" w:eastAsia="宋体" w:hAnsi="宋体"/>
          <w:b/>
          <w:sz w:val="24"/>
        </w:rPr>
        <w:t>）</w:t>
      </w:r>
    </w:p>
    <w:p w14:paraId="2C167B02" w14:textId="74EB72BC" w:rsidR="0039491B" w:rsidRPr="0039491B" w:rsidRDefault="0039491B" w:rsidP="003F0C35">
      <w:pPr>
        <w:spacing w:before="120"/>
        <w:jc w:val="both"/>
        <w:rPr>
          <w:rFonts w:ascii="宋体" w:eastAsia="宋体" w:hAnsi="宋体" w:hint="eastAsia"/>
          <w:bCs/>
        </w:rPr>
      </w:pPr>
      <w:ins w:id="1" w:author="Hong Liu" w:date="2026-09-10T09:56:00Z" w16du:dateUtc="2026-09-10T01:56:00Z">
        <w:r>
          <w:rPr>
            <w:rFonts w:ascii="宋体" w:eastAsia="宋体" w:hAnsi="宋体" w:hint="eastAsia"/>
            <w:b/>
            <w:sz w:val="24"/>
          </w:rPr>
          <w:t xml:space="preserve">   </w:t>
        </w:r>
        <w:r w:rsidRPr="0039491B">
          <w:rPr>
            <w:rFonts w:ascii="宋体" w:eastAsia="宋体" w:hAnsi="宋体"/>
            <w:bCs/>
            <w:sz w:val="24"/>
            <w:rPrChange w:id="2" w:author="Hong Liu" w:date="2026-09-10T09:56:00Z" w16du:dateUtc="2026-09-10T01:56:00Z">
              <w:rPr>
                <w:rFonts w:ascii="宋体" w:eastAsia="宋体" w:hAnsi="宋体"/>
                <w:b/>
                <w:sz w:val="24"/>
              </w:rPr>
            </w:rPrChange>
          </w:rPr>
          <w:t>斜视及相关双眼视觉异常（如间歇性外斜视、调节性内斜视、隐斜视、垂直斜视等）是影响双眼协调、立体视觉和儿童视觉发育的常见疾病，早期发现与干预对避免弱视和永久性双眼视功能损害至关重要。传统诊断依赖遮盖</w:t>
        </w:r>
        <w:r w:rsidRPr="0039491B">
          <w:rPr>
            <w:rFonts w:ascii="Cambria Math" w:eastAsia="宋体" w:hAnsi="Cambria Math" w:cs="Cambria Math"/>
            <w:bCs/>
            <w:sz w:val="24"/>
            <w:rPrChange w:id="3" w:author="Hong Liu" w:date="2026-09-10T09:56:00Z" w16du:dateUtc="2026-09-10T01:56:00Z">
              <w:rPr>
                <w:rFonts w:ascii="Cambria Math" w:eastAsia="宋体" w:hAnsi="Cambria Math" w:cs="Cambria Math"/>
                <w:b/>
                <w:sz w:val="24"/>
              </w:rPr>
            </w:rPrChange>
          </w:rPr>
          <w:t>‑</w:t>
        </w:r>
        <w:r w:rsidRPr="0039491B">
          <w:rPr>
            <w:rFonts w:ascii="宋体" w:eastAsia="宋体" w:hAnsi="宋体"/>
            <w:bCs/>
            <w:sz w:val="24"/>
            <w:rPrChange w:id="4" w:author="Hong Liu" w:date="2026-09-10T09:56:00Z" w16du:dateUtc="2026-09-10T01:56:00Z">
              <w:rPr>
                <w:rFonts w:ascii="宋体" w:eastAsia="宋体" w:hAnsi="宋体"/>
                <w:b/>
                <w:sz w:val="24"/>
              </w:rPr>
            </w:rPrChange>
          </w:rPr>
          <w:t>去遮盖试验、三棱镜中和、同视机融合范围及立体视锐度等专业检查，在社区和家庭场景中难以普及。本项目拟利用智能手机前置摄像头和交互式视觉任务，建立一种非接触、低成本的初筛方案：由手机屏幕呈现标准视标引导受试者完成注视、交替遮盖及动态追踪等动作，摄像头同步记录双眼角膜映光点位置、瞳孔动态及眼球运动轨迹，自动分析眼位偏斜量、再注视运动和双眼协调性，对明显眼位异常或斜视风险进行初步提示。筛查重点面向3</w:t>
        </w:r>
        <w:r w:rsidRPr="0039491B">
          <w:rPr>
            <w:rFonts w:ascii="Cambria Math" w:eastAsia="宋体" w:hAnsi="Cambria Math" w:cs="Cambria Math"/>
            <w:bCs/>
            <w:sz w:val="24"/>
            <w:rPrChange w:id="5" w:author="Hong Liu" w:date="2026-09-10T09:56:00Z" w16du:dateUtc="2026-09-10T01:56:00Z">
              <w:rPr>
                <w:rFonts w:ascii="Cambria Math" w:eastAsia="宋体" w:hAnsi="Cambria Math" w:cs="Cambria Math"/>
                <w:b/>
                <w:sz w:val="24"/>
              </w:rPr>
            </w:rPrChange>
          </w:rPr>
          <w:t>‑</w:t>
        </w:r>
        <w:r w:rsidRPr="0039491B">
          <w:rPr>
            <w:rFonts w:ascii="宋体" w:eastAsia="宋体" w:hAnsi="宋体"/>
            <w:bCs/>
            <w:sz w:val="24"/>
            <w:rPrChange w:id="6" w:author="Hong Liu" w:date="2026-09-10T09:56:00Z" w16du:dateUtc="2026-09-10T01:56:00Z">
              <w:rPr>
                <w:rFonts w:ascii="宋体" w:eastAsia="宋体" w:hAnsi="宋体"/>
                <w:b/>
                <w:sz w:val="24"/>
              </w:rPr>
            </w:rPrChange>
          </w:rPr>
          <w:t>12岁儿童高发的水平斜视及间歇性外斜视，以临床三棱镜交替遮盖试验、同视机标准检查及Titmus立体图作为金标</w:t>
        </w:r>
        <w:r w:rsidRPr="0039491B">
          <w:rPr>
            <w:rFonts w:ascii="宋体" w:eastAsia="宋体" w:hAnsi="宋体"/>
            <w:bCs/>
            <w:sz w:val="24"/>
            <w:rPrChange w:id="7" w:author="Hong Liu" w:date="2026-09-10T09:56:00Z" w16du:dateUtc="2026-09-10T01:56:00Z">
              <w:rPr>
                <w:rFonts w:ascii="宋体" w:eastAsia="宋体" w:hAnsi="宋体"/>
                <w:b/>
                <w:sz w:val="24"/>
              </w:rPr>
            </w:rPrChange>
          </w:rPr>
          <w:lastRenderedPageBreak/>
          <w:t>准，验证手机端评价的敏感度与特异度，并输出“未见异常/可疑阳性/高度疑似斜视”三级风险分层建议，为基层筛查和长期随访提供便捷工具。</w:t>
        </w:r>
      </w:ins>
    </w:p>
    <w:p w14:paraId="67F91612" w14:textId="7F3E2C1D" w:rsidR="003F0C35" w:rsidRPr="000D09E5" w:rsidRDefault="003F0C35" w:rsidP="000D09E5">
      <w:pPr>
        <w:ind w:firstLine="420"/>
        <w:jc w:val="both"/>
        <w:rPr>
          <w:rFonts w:ascii="宋体" w:eastAsia="宋体" w:hAnsi="宋体" w:hint="eastAsia"/>
        </w:rPr>
      </w:pPr>
      <w:r w:rsidRPr="000D09E5">
        <w:rPr>
          <w:rFonts w:ascii="宋体" w:eastAsia="宋体" w:hAnsi="宋体"/>
          <w:sz w:val="24"/>
        </w:rPr>
        <w:t>斜视及相关双眼视觉异常可能影响双眼协调、立体视觉和儿童视觉发育。临床检查需结合眼位、眼球运动、遮盖试验及其他双眼视觉检查。项目拟探索通过手机摄像头记录受试者完成注视或追踪任务时的双眼位置和运动表现，对明显眼位异常或斜视风险进行初步提示。</w:t>
      </w:r>
      <w:r w:rsidRPr="000D09E5">
        <w:rPr>
          <w:rFonts w:ascii="宋体" w:eastAsia="宋体" w:hAnsi="宋体"/>
          <w:color w:val="808080" w:themeColor="background1" w:themeShade="80"/>
          <w:sz w:val="24"/>
        </w:rPr>
        <w:t>具体筛查病种、测试动作、临床对照和评价指标由</w:t>
      </w:r>
      <w:r w:rsidR="000D09E5">
        <w:rPr>
          <w:rFonts w:ascii="宋体" w:eastAsia="宋体" w:hAnsi="宋体" w:hint="eastAsia"/>
          <w:color w:val="808080" w:themeColor="background1" w:themeShade="80"/>
          <w:sz w:val="24"/>
        </w:rPr>
        <w:t>爱尔</w:t>
      </w:r>
      <w:r w:rsidRPr="000D09E5">
        <w:rPr>
          <w:rFonts w:ascii="宋体" w:eastAsia="宋体" w:hAnsi="宋体"/>
          <w:color w:val="808080" w:themeColor="background1" w:themeShade="80"/>
          <w:sz w:val="24"/>
        </w:rPr>
        <w:t>斜视专家进一步补充。</w:t>
      </w:r>
    </w:p>
    <w:p w14:paraId="32398750" w14:textId="77777777" w:rsidR="003F0C35" w:rsidRPr="000D09E5" w:rsidRDefault="003F0C35" w:rsidP="003F0C35">
      <w:pPr>
        <w:jc w:val="both"/>
        <w:rPr>
          <w:rFonts w:ascii="宋体" w:eastAsia="宋体" w:hAnsi="宋体" w:hint="eastAsia"/>
          <w:b/>
          <w:bCs/>
          <w:sz w:val="24"/>
        </w:rPr>
      </w:pPr>
    </w:p>
    <w:p w14:paraId="41FD3651" w14:textId="59D096E4" w:rsidR="009073E9" w:rsidRPr="000D09E5" w:rsidRDefault="009073E9" w:rsidP="003F0C35">
      <w:pPr>
        <w:jc w:val="both"/>
        <w:rPr>
          <w:rFonts w:ascii="宋体" w:eastAsia="宋体" w:hAnsi="宋体" w:hint="eastAsia"/>
          <w:b/>
          <w:bCs/>
          <w:sz w:val="24"/>
        </w:rPr>
      </w:pPr>
      <w:r w:rsidRPr="000D09E5">
        <w:rPr>
          <w:rFonts w:ascii="宋体" w:eastAsia="宋体" w:hAnsi="宋体"/>
          <w:b/>
          <w:bCs/>
          <w:sz w:val="24"/>
        </w:rPr>
        <w:t>一、拟解决的关键科学问题</w:t>
      </w:r>
    </w:p>
    <w:p w14:paraId="2A199918" w14:textId="45C291C3" w:rsidR="009073E9" w:rsidRPr="000D09E5" w:rsidRDefault="009073E9" w:rsidP="003F0C35">
      <w:pPr>
        <w:spacing w:before="120"/>
        <w:jc w:val="both"/>
        <w:rPr>
          <w:rFonts w:ascii="宋体" w:eastAsia="宋体" w:hAnsi="宋体" w:hint="eastAsia"/>
          <w:b/>
          <w:sz w:val="24"/>
        </w:rPr>
      </w:pPr>
      <w:r w:rsidRPr="000D09E5">
        <w:rPr>
          <w:rFonts w:ascii="宋体" w:eastAsia="宋体" w:hAnsi="宋体"/>
          <w:b/>
          <w:sz w:val="24"/>
        </w:rPr>
        <w:t>1. 手机环境下眼部动态功能信息的可靠获取问题</w:t>
      </w:r>
    </w:p>
    <w:p w14:paraId="7D23E2CD" w14:textId="77777777" w:rsidR="00C15EE6" w:rsidRPr="00C15EE6" w:rsidRDefault="00C15EE6" w:rsidP="00C15EE6">
      <w:pPr>
        <w:ind w:firstLine="420"/>
        <w:jc w:val="both"/>
        <w:rPr>
          <w:rFonts w:ascii="宋体" w:eastAsia="宋体" w:hAnsi="宋体" w:hint="eastAsia"/>
          <w:sz w:val="24"/>
        </w:rPr>
      </w:pPr>
      <w:r w:rsidRPr="00C15EE6">
        <w:rPr>
          <w:rFonts w:ascii="宋体" w:eastAsia="宋体" w:hAnsi="宋体"/>
          <w:sz w:val="24"/>
        </w:rPr>
        <w:t>与专业眼科设备相比，手机检测容易受到光照环境、观看距离、头部姿态、设备差异以及用户配合程度等因素影响。同时，手机难以直接测量泪膜、调节状态和眼位等临床指标，只能通过用户完成视觉任务过程中的视标识别、反应时间、眨眼、眼位和眼球运动等表现进行间接判断。</w:t>
      </w:r>
    </w:p>
    <w:p w14:paraId="64C0D3F2" w14:textId="77777777" w:rsidR="00C15EE6" w:rsidRPr="00C15EE6" w:rsidRDefault="00C15EE6" w:rsidP="00C15EE6">
      <w:pPr>
        <w:ind w:firstLine="420"/>
        <w:jc w:val="both"/>
        <w:rPr>
          <w:rFonts w:ascii="宋体" w:eastAsia="宋体" w:hAnsi="宋体" w:hint="eastAsia"/>
          <w:sz w:val="24"/>
        </w:rPr>
      </w:pPr>
      <w:r w:rsidRPr="00C15EE6">
        <w:rPr>
          <w:rFonts w:ascii="宋体" w:eastAsia="宋体" w:hAnsi="宋体"/>
          <w:sz w:val="24"/>
        </w:rPr>
        <w:t>因此，本项目首先需要解决普通手机环境下眼部功能信息如何稳定获取的问题，通过设计标准化的视觉任务，并结合摄像头采集的眼部动态信息，提取具有稳定性和医学意义的视觉功能特征，为后续眼健康风险分析提供可靠的数据基础。</w:t>
      </w:r>
    </w:p>
    <w:p w14:paraId="5FA61C84" w14:textId="71AD0F89" w:rsidR="000D09E5" w:rsidRPr="000D09E5" w:rsidRDefault="000D09E5" w:rsidP="000D09E5">
      <w:pPr>
        <w:spacing w:before="120"/>
        <w:rPr>
          <w:rFonts w:ascii="宋体" w:eastAsia="宋体" w:hAnsi="宋体" w:hint="eastAsia"/>
        </w:rPr>
      </w:pPr>
      <w:r w:rsidRPr="000D09E5">
        <w:rPr>
          <w:rFonts w:ascii="宋体" w:eastAsia="宋体" w:hAnsi="宋体" w:hint="eastAsia"/>
          <w:b/>
          <w:sz w:val="24"/>
        </w:rPr>
        <w:t>2</w:t>
      </w:r>
      <w:r w:rsidRPr="000D09E5">
        <w:rPr>
          <w:rFonts w:ascii="宋体" w:eastAsia="宋体" w:hAnsi="宋体"/>
          <w:b/>
          <w:sz w:val="24"/>
        </w:rPr>
        <w:t>. 干眼方向：手机端功能性视力变化与泪膜失稳之间的量化关联（专家补充</w:t>
      </w:r>
      <w:r w:rsidRPr="000D09E5">
        <w:rPr>
          <w:rFonts w:ascii="宋体" w:eastAsia="宋体" w:hAnsi="宋体" w:hint="eastAsia"/>
          <w:b/>
          <w:sz w:val="24"/>
        </w:rPr>
        <w:t>确认</w:t>
      </w:r>
      <w:r w:rsidRPr="000D09E5">
        <w:rPr>
          <w:rFonts w:ascii="宋体" w:eastAsia="宋体" w:hAnsi="宋体"/>
          <w:b/>
          <w:sz w:val="24"/>
        </w:rPr>
        <w:t>）</w:t>
      </w:r>
    </w:p>
    <w:p w14:paraId="02A0DAE9" w14:textId="77777777" w:rsidR="000D09E5" w:rsidRPr="000D09E5" w:rsidRDefault="000D09E5" w:rsidP="000D09E5">
      <w:pPr>
        <w:ind w:firstLine="420"/>
        <w:rPr>
          <w:rFonts w:ascii="宋体" w:eastAsia="宋体" w:hAnsi="宋体" w:hint="eastAsia"/>
        </w:rPr>
      </w:pPr>
      <w:r w:rsidRPr="000D09E5">
        <w:rPr>
          <w:rFonts w:ascii="宋体" w:eastAsia="宋体" w:hAnsi="宋体"/>
          <w:sz w:val="24"/>
        </w:rPr>
        <w:t>干眼患者在持续注视过程中可能出现视力下降、反应变慢和视觉波动，眨眼后又可出现不同程度的恢复。项目需要研究手机端连续视标应答、反应时间和眨眼行为与干眼症状、泪膜破裂时间及眼表状态之间的关系，并控制基础视力、屈光状态、年龄、老视和其他眼病等混杂因素，形成具有医学解释性的干眼风险评估方法。</w:t>
      </w:r>
    </w:p>
    <w:p w14:paraId="6FFABFC9" w14:textId="16D40C31" w:rsidR="000D09E5" w:rsidRPr="000D09E5" w:rsidRDefault="000D09E5" w:rsidP="000D09E5">
      <w:pPr>
        <w:spacing w:before="120"/>
        <w:rPr>
          <w:rFonts w:ascii="宋体" w:eastAsia="宋体" w:hAnsi="宋体" w:hint="eastAsia"/>
          <w:b/>
          <w:sz w:val="24"/>
        </w:rPr>
      </w:pPr>
      <w:r w:rsidRPr="000D09E5">
        <w:rPr>
          <w:rFonts w:ascii="宋体" w:eastAsia="宋体" w:hAnsi="宋体" w:hint="eastAsia"/>
          <w:b/>
          <w:sz w:val="24"/>
        </w:rPr>
        <w:t>3</w:t>
      </w:r>
      <w:r w:rsidRPr="000D09E5">
        <w:rPr>
          <w:rFonts w:ascii="宋体" w:eastAsia="宋体" w:hAnsi="宋体"/>
          <w:b/>
          <w:sz w:val="24"/>
        </w:rPr>
        <w:t>. 老视方向：待专家明确</w:t>
      </w:r>
    </w:p>
    <w:p w14:paraId="019C6322" w14:textId="77777777" w:rsidR="000D09E5" w:rsidRPr="000D09E5" w:rsidRDefault="000D09E5" w:rsidP="000D09E5">
      <w:pPr>
        <w:ind w:firstLine="420"/>
        <w:rPr>
          <w:rFonts w:ascii="宋体" w:eastAsia="宋体" w:hAnsi="宋体" w:hint="eastAsia"/>
          <w:color w:val="808080" w:themeColor="background1" w:themeShade="80"/>
        </w:rPr>
      </w:pPr>
      <w:r w:rsidRPr="000D09E5">
        <w:rPr>
          <w:rFonts w:ascii="宋体" w:eastAsia="宋体" w:hAnsi="宋体"/>
          <w:sz w:val="24"/>
        </w:rPr>
        <w:t>重点科学问题拟围绕手机端可观测的近距离视觉任务表现与调节功能下降之间的关联展开。</w:t>
      </w:r>
      <w:r w:rsidRPr="000D09E5">
        <w:rPr>
          <w:rFonts w:ascii="宋体" w:eastAsia="宋体" w:hAnsi="宋体"/>
          <w:color w:val="808080" w:themeColor="background1" w:themeShade="80"/>
          <w:sz w:val="24"/>
        </w:rPr>
        <w:t>具体问题表述、关键生理指标以及需要排除的混杂因素，待老视专家结合临床方案进一步确定。</w:t>
      </w:r>
    </w:p>
    <w:p w14:paraId="6793C320" w14:textId="595AB4F4" w:rsidR="000D09E5" w:rsidRPr="000D09E5" w:rsidRDefault="000D09E5" w:rsidP="000D09E5">
      <w:pPr>
        <w:spacing w:before="120"/>
        <w:rPr>
          <w:rFonts w:ascii="宋体" w:eastAsia="宋体" w:hAnsi="宋体" w:hint="eastAsia"/>
        </w:rPr>
      </w:pPr>
      <w:r w:rsidRPr="000D09E5">
        <w:rPr>
          <w:rFonts w:ascii="宋体" w:eastAsia="宋体" w:hAnsi="宋体" w:hint="eastAsia"/>
          <w:b/>
          <w:sz w:val="24"/>
        </w:rPr>
        <w:t>4</w:t>
      </w:r>
      <w:r w:rsidRPr="000D09E5">
        <w:rPr>
          <w:rFonts w:ascii="宋体" w:eastAsia="宋体" w:hAnsi="宋体"/>
          <w:b/>
          <w:sz w:val="24"/>
        </w:rPr>
        <w:t>. 斜视方向：待专家明确</w:t>
      </w:r>
    </w:p>
    <w:p w14:paraId="2AB1902C" w14:textId="77777777" w:rsidR="000D09E5" w:rsidRDefault="000D09E5" w:rsidP="000D09E5">
      <w:pPr>
        <w:ind w:firstLine="420"/>
        <w:rPr>
          <w:ins w:id="8" w:author="Hong Liu" w:date="2026-09-10T09:57:00Z" w16du:dateUtc="2026-09-10T01:57:00Z"/>
          <w:rFonts w:ascii="宋体" w:eastAsia="宋体" w:hAnsi="宋体"/>
          <w:color w:val="808080" w:themeColor="background1" w:themeShade="80"/>
          <w:sz w:val="24"/>
        </w:rPr>
      </w:pPr>
      <w:r w:rsidRPr="000D09E5">
        <w:rPr>
          <w:rFonts w:ascii="宋体" w:eastAsia="宋体" w:hAnsi="宋体"/>
          <w:sz w:val="24"/>
        </w:rPr>
        <w:t>重点科学问题拟围绕手机摄像头获得的双眼相对位置、注视偏差和眼球运动协调特征与斜视临床检查结果之间的关联展开。</w:t>
      </w:r>
      <w:r w:rsidRPr="000D09E5">
        <w:rPr>
          <w:rFonts w:ascii="宋体" w:eastAsia="宋体" w:hAnsi="宋体"/>
          <w:color w:val="808080" w:themeColor="background1" w:themeShade="80"/>
          <w:sz w:val="24"/>
        </w:rPr>
        <w:t>具体病种范围、关键眼位指标和检测条件，待斜视专家结合临床方案进一步确定。</w:t>
      </w:r>
    </w:p>
    <w:p w14:paraId="13AF38B9" w14:textId="2BA6297B" w:rsidR="0039491B" w:rsidRDefault="0039491B" w:rsidP="000D09E5">
      <w:pPr>
        <w:ind w:firstLine="420"/>
        <w:rPr>
          <w:rFonts w:ascii="宋体" w:eastAsia="宋体" w:hAnsi="宋体" w:hint="eastAsia"/>
          <w:color w:val="808080" w:themeColor="background1" w:themeShade="80"/>
          <w:sz w:val="24"/>
        </w:rPr>
      </w:pPr>
      <w:ins w:id="9" w:author="Hong Liu" w:date="2026-09-10T09:57:00Z">
        <w:r w:rsidRPr="0039491B">
          <w:rPr>
            <w:rFonts w:ascii="宋体" w:eastAsia="宋体" w:hAnsi="宋体"/>
            <w:color w:val="808080" w:themeColor="background1" w:themeShade="80"/>
            <w:sz w:val="24"/>
          </w:rPr>
          <w:lastRenderedPageBreak/>
          <w:t>手机摄像头二维眼动信息与临床眼位及双眼协调功能之间的量化关联</w:t>
        </w:r>
      </w:ins>
      <w:ins w:id="10" w:author="Hong Liu" w:date="2026-09-10T09:57:00Z" w16du:dateUtc="2026-09-10T01:57:00Z">
        <w:r>
          <w:rPr>
            <w:rFonts w:ascii="宋体" w:eastAsia="宋体" w:hAnsi="宋体" w:hint="eastAsia"/>
            <w:color w:val="808080" w:themeColor="background1" w:themeShade="80"/>
            <w:sz w:val="24"/>
          </w:rPr>
          <w:t>。</w:t>
        </w:r>
      </w:ins>
      <w:ins w:id="11" w:author="Hong Liu" w:date="2026-09-10T09:57:00Z">
        <w:r w:rsidRPr="0039491B">
          <w:rPr>
            <w:rFonts w:ascii="宋体" w:eastAsia="宋体" w:hAnsi="宋体"/>
            <w:color w:val="808080" w:themeColor="background1" w:themeShade="80"/>
            <w:sz w:val="24"/>
          </w:rPr>
          <w:t>手机前置摄像头仅能采集二维眼部图像，难以直接获取眼球三维旋转角度及精确偏斜度，且婴幼儿配合度低、头部运动频繁，极易引入伪差。本方向需解决的核心科学问题是：如何通过设计标准化、趣味化的注视</w:t>
        </w:r>
        <w:r w:rsidRPr="0039491B">
          <w:rPr>
            <w:rFonts w:ascii="宋体" w:eastAsia="宋体" w:hAnsi="宋体"/>
            <w:color w:val="808080" w:themeColor="background1" w:themeShade="80"/>
            <w:sz w:val="24"/>
          </w:rPr>
          <w:noBreakHyphen/>
          <w:t>遮盖</w:t>
        </w:r>
        <w:r w:rsidRPr="0039491B">
          <w:rPr>
            <w:rFonts w:ascii="宋体" w:eastAsia="宋体" w:hAnsi="宋体"/>
            <w:color w:val="808080" w:themeColor="background1" w:themeShade="80"/>
            <w:sz w:val="24"/>
          </w:rPr>
          <w:noBreakHyphen/>
          <w:t>追踪交互式视标（如动态卡通目标、可控制的遮盖图案），引导受试者产生可重复的眼位分离与再注视反应，并利用深度学习方法从二维瞳孔</w:t>
        </w:r>
        <w:r w:rsidRPr="0039491B">
          <w:rPr>
            <w:rFonts w:ascii="宋体" w:eastAsia="宋体" w:hAnsi="宋体"/>
            <w:color w:val="808080" w:themeColor="background1" w:themeShade="80"/>
            <w:sz w:val="24"/>
          </w:rPr>
          <w:noBreakHyphen/>
          <w:t>角膜反光向量中稳定提取注视偏差角、双眼对称性指数、再注视漂移幅度及追随运动匹配度等动态参数；进一步建立上述手机端参数与临床三棱镜遮盖试验斜视度（△）、同视机融合范围（°）及立体视锐度（arcsec）之间的定量映射关系，明确手机筛查的可检测最小斜视度阈值（如可检出≥8△水平斜视、≥5△垂直斜视），并控制头部姿态、测试距离、瞳孔大小、屈光矫正状态及发育年龄等混杂因素，形成具有良好重复性和年龄常模的手机端斜视风险评估模型。</w:t>
        </w:r>
      </w:ins>
    </w:p>
    <w:p w14:paraId="20191018" w14:textId="77777777" w:rsidR="00C15EE6" w:rsidRPr="000D09E5" w:rsidRDefault="00C15EE6" w:rsidP="000D09E5">
      <w:pPr>
        <w:ind w:firstLine="420"/>
        <w:rPr>
          <w:rFonts w:ascii="宋体" w:eastAsia="宋体" w:hAnsi="宋体" w:hint="eastAsia"/>
        </w:rPr>
      </w:pPr>
    </w:p>
    <w:p w14:paraId="6DBDF73E" w14:textId="1B16EE34" w:rsidR="009073E9" w:rsidRPr="000D09E5" w:rsidRDefault="009073E9" w:rsidP="003F0C35">
      <w:pPr>
        <w:jc w:val="both"/>
        <w:rPr>
          <w:rFonts w:ascii="宋体" w:eastAsia="宋体" w:hAnsi="宋体" w:hint="eastAsia"/>
          <w:b/>
          <w:bCs/>
          <w:sz w:val="24"/>
        </w:rPr>
      </w:pPr>
      <w:r w:rsidRPr="000D09E5">
        <w:rPr>
          <w:rFonts w:ascii="宋体" w:eastAsia="宋体" w:hAnsi="宋体"/>
          <w:b/>
          <w:bCs/>
          <w:sz w:val="24"/>
        </w:rPr>
        <w:t>二、研究目标</w:t>
      </w:r>
      <w:r w:rsidR="00BD426E" w:rsidRPr="000D09E5">
        <w:rPr>
          <w:rFonts w:ascii="宋体" w:eastAsia="宋体" w:hAnsi="宋体"/>
          <w:b/>
          <w:bCs/>
          <w:sz w:val="24"/>
        </w:rPr>
        <w:t>（仅参考，待定）</w:t>
      </w:r>
    </w:p>
    <w:p w14:paraId="2BC2E92E" w14:textId="77777777" w:rsidR="009073E9" w:rsidRPr="000D09E5" w:rsidRDefault="009073E9" w:rsidP="000D09E5">
      <w:pPr>
        <w:ind w:firstLine="420"/>
        <w:jc w:val="both"/>
        <w:rPr>
          <w:rFonts w:ascii="宋体" w:eastAsia="宋体" w:hAnsi="宋体" w:hint="eastAsia"/>
          <w:sz w:val="24"/>
        </w:rPr>
      </w:pPr>
      <w:r w:rsidRPr="000D09E5">
        <w:rPr>
          <w:rFonts w:ascii="宋体" w:eastAsia="宋体" w:hAnsi="宋体"/>
          <w:sz w:val="24"/>
        </w:rPr>
        <w:t>本项目拟研究基于手机摄像头和交互式视觉任务的眼健康功能智能评估方法，形成低成本、非接触、易推广的眼健康初筛工具。具体目标包括：</w:t>
      </w:r>
    </w:p>
    <w:p w14:paraId="2D5DC2E3" w14:textId="4102E7C3" w:rsidR="000D09E5" w:rsidRPr="000D09E5" w:rsidRDefault="000D09E5" w:rsidP="000D09E5">
      <w:pPr>
        <w:widowControl/>
        <w:spacing w:before="120"/>
        <w:ind w:firstLine="420"/>
        <w:rPr>
          <w:rFonts w:ascii="宋体" w:eastAsia="宋体" w:hAnsi="宋体" w:hint="eastAsia"/>
        </w:rPr>
      </w:pPr>
      <w:r>
        <w:rPr>
          <w:rFonts w:ascii="黑体" w:eastAsia="黑体" w:hAnsi="黑体"/>
          <w:b/>
          <w:sz w:val="24"/>
        </w:rPr>
        <w:t>干眼方向</w:t>
      </w:r>
      <w:r w:rsidRPr="000D09E5">
        <w:rPr>
          <w:rFonts w:ascii="宋体" w:eastAsia="宋体" w:hAnsi="宋体"/>
          <w:b/>
          <w:sz w:val="24"/>
        </w:rPr>
        <w:t>（专家补充</w:t>
      </w:r>
      <w:r w:rsidRPr="000D09E5">
        <w:rPr>
          <w:rFonts w:ascii="宋体" w:eastAsia="宋体" w:hAnsi="宋体" w:hint="eastAsia"/>
          <w:b/>
          <w:sz w:val="24"/>
        </w:rPr>
        <w:t>确认</w:t>
      </w:r>
      <w:r w:rsidRPr="000D09E5">
        <w:rPr>
          <w:rFonts w:ascii="宋体" w:eastAsia="宋体" w:hAnsi="宋体"/>
          <w:b/>
          <w:sz w:val="24"/>
        </w:rPr>
        <w:t>）</w:t>
      </w:r>
      <w:r>
        <w:rPr>
          <w:rFonts w:ascii="宋体" w:eastAsia="宋体" w:hAnsi="宋体" w:hint="eastAsia"/>
        </w:rPr>
        <w:t>：</w:t>
      </w:r>
      <w:r>
        <w:rPr>
          <w:rFonts w:ascii="宋体" w:eastAsia="宋体" w:hAnsi="宋体"/>
          <w:sz w:val="24"/>
        </w:rPr>
        <w:t>建立手机端功能性连续视力检测</w:t>
      </w:r>
      <w:r w:rsidR="00045A2A">
        <w:rPr>
          <w:rFonts w:ascii="宋体" w:eastAsia="宋体" w:hAnsi="宋体" w:hint="eastAsia"/>
          <w:sz w:val="24"/>
        </w:rPr>
        <w:t>方法</w:t>
      </w:r>
      <w:r>
        <w:rPr>
          <w:rFonts w:ascii="宋体" w:eastAsia="宋体" w:hAnsi="宋体"/>
          <w:sz w:val="24"/>
        </w:rPr>
        <w:t>，</w:t>
      </w:r>
      <w:r w:rsidR="00045A2A" w:rsidRPr="00045A2A">
        <w:rPr>
          <w:rFonts w:ascii="宋体" w:eastAsia="宋体" w:hAnsi="宋体"/>
          <w:sz w:val="24"/>
        </w:rPr>
        <w:t>基于预训练视觉基础模型和参数高效微调实现眨眼、眼睑运动、观看距离、头部姿态及数据质量的稳健感知；构建眨眼事件驱动的多模态时序基础模型，联合编码眼部视频、视标应答、反应时间和症状信息；建立临床知识约束的多任务风险模型，同时预测干眼风险、泪膜稳定性、症状严重程度和结果可信度，并以不确定性驱动自适应延长测试；通过跨设备、独立样本和临床眼表检查验证模型的重复性、校准度与泛化能力，形成可解释、可拒判的手机端干眼智能筛查原型。</w:t>
      </w:r>
    </w:p>
    <w:p w14:paraId="02B7135C" w14:textId="5F5C9818" w:rsidR="000D09E5" w:rsidRDefault="000D09E5" w:rsidP="000D09E5">
      <w:pPr>
        <w:spacing w:before="120"/>
        <w:ind w:firstLine="420"/>
        <w:rPr>
          <w:rFonts w:hint="eastAsia"/>
        </w:rPr>
      </w:pPr>
      <w:r>
        <w:rPr>
          <w:rFonts w:ascii="黑体" w:eastAsia="黑体" w:hAnsi="黑体"/>
          <w:b/>
          <w:sz w:val="24"/>
        </w:rPr>
        <w:t>老视方向研究目标（专家补充）</w:t>
      </w:r>
      <w:r>
        <w:rPr>
          <w:rFonts w:hint="eastAsia"/>
        </w:rPr>
        <w:t>：</w:t>
      </w:r>
      <w:r>
        <w:rPr>
          <w:rFonts w:ascii="宋体" w:eastAsia="宋体" w:hAnsi="宋体"/>
          <w:sz w:val="24"/>
        </w:rPr>
        <w:t>初步建立手机端老视或调节功能筛查的研究框架和数据采集接口。</w:t>
      </w:r>
      <w:r w:rsidRPr="000D09E5">
        <w:rPr>
          <w:rFonts w:ascii="宋体" w:eastAsia="宋体" w:hAnsi="宋体"/>
          <w:color w:val="808080" w:themeColor="background1" w:themeShade="80"/>
          <w:sz w:val="24"/>
        </w:rPr>
        <w:t>具体目标人群、功能指标、临床对照检查及预期技术指标由老视专家进一步明确</w:t>
      </w:r>
      <w:r>
        <w:rPr>
          <w:rFonts w:ascii="宋体" w:eastAsia="宋体" w:hAnsi="宋体"/>
          <w:sz w:val="24"/>
        </w:rPr>
        <w:t>。</w:t>
      </w:r>
    </w:p>
    <w:p w14:paraId="5A3A88E1" w14:textId="04FE53F7" w:rsidR="000D09E5" w:rsidRDefault="000D09E5" w:rsidP="00372877">
      <w:pPr>
        <w:spacing w:before="120"/>
        <w:ind w:firstLine="420"/>
        <w:jc w:val="both"/>
        <w:rPr>
          <w:ins w:id="12" w:author="Hong Liu" w:date="2026-09-10T09:58:00Z" w16du:dateUtc="2026-09-10T01:58:00Z"/>
          <w:rFonts w:ascii="宋体" w:eastAsia="宋体" w:hAnsi="宋体"/>
          <w:sz w:val="24"/>
        </w:rPr>
      </w:pPr>
      <w:r>
        <w:rPr>
          <w:rFonts w:ascii="黑体" w:eastAsia="黑体" w:hAnsi="黑体"/>
          <w:b/>
          <w:sz w:val="24"/>
        </w:rPr>
        <w:t>斜视方向研究目标（专家补充）</w:t>
      </w:r>
      <w:r>
        <w:rPr>
          <w:rFonts w:hint="eastAsia"/>
        </w:rPr>
        <w:t>：</w:t>
      </w:r>
      <w:r>
        <w:rPr>
          <w:rFonts w:ascii="宋体" w:eastAsia="宋体" w:hAnsi="宋体"/>
          <w:sz w:val="24"/>
        </w:rPr>
        <w:t>初步建立手机端斜视及双眼视觉异常筛查的研究框架和影像数据采集接口。具体筛查对象、临床金标准、风险提示规则及预</w:t>
      </w:r>
      <w:r w:rsidRPr="00372877">
        <w:rPr>
          <w:rFonts w:ascii="宋体" w:eastAsia="宋体" w:hAnsi="宋体"/>
          <w:sz w:val="24"/>
        </w:rPr>
        <w:t>期技术指标由斜视专家进一步明确。</w:t>
      </w:r>
    </w:p>
    <w:p w14:paraId="3C572F18" w14:textId="7ECC13A8" w:rsidR="007F136C" w:rsidRPr="00372877" w:rsidRDefault="007F136C" w:rsidP="00372877">
      <w:pPr>
        <w:spacing w:before="120"/>
        <w:ind w:firstLine="420"/>
        <w:jc w:val="both"/>
        <w:rPr>
          <w:rFonts w:ascii="宋体" w:eastAsia="宋体" w:hAnsi="宋体" w:hint="eastAsia"/>
        </w:rPr>
      </w:pPr>
      <w:ins w:id="13" w:author="Hong Liu" w:date="2026-09-10T09:58:00Z">
        <w:r w:rsidRPr="007F136C">
          <w:rPr>
            <w:rFonts w:ascii="宋体" w:eastAsia="宋体" w:hAnsi="宋体"/>
          </w:rPr>
          <w:t>构建基于手机前置摄像头的斜视及双眼协调异常多任务筛查原型，形成包含注视偏差（角膜映光法）、交替遮盖诱发注视移位、单眼/双眼追随运动及粗略立体视检测（如采用红</w:t>
        </w:r>
        <w:r w:rsidRPr="007F136C">
          <w:rPr>
            <w:rFonts w:ascii="宋体" w:eastAsia="宋体" w:hAnsi="宋体"/>
          </w:rPr>
          <w:noBreakHyphen/>
          <w:t>蓝滤色片加附件的手机立体图）在内的标准化测试流程。利用视觉自注意力网络联合时序模型实现双眼区域实时分割、瞳孔中心及角膜反光点的高精度定位与追踪，</w:t>
        </w:r>
        <w:r w:rsidRPr="007F136C">
          <w:rPr>
            <w:rFonts w:ascii="宋体" w:eastAsia="宋体" w:hAnsi="宋体"/>
          </w:rPr>
          <w:lastRenderedPageBreak/>
          <w:t>自动计算注视偏差角、眼球运动对称性指数、隐斜偏移量及追随平稳性等多项生物标志物。以临床三棱镜交替遮盖试验、同视机融合范围检查及Titmus立体图为金标准，在3</w:t>
        </w:r>
        <w:r w:rsidRPr="007F136C">
          <w:rPr>
            <w:rFonts w:ascii="宋体" w:eastAsia="宋体" w:hAnsi="宋体"/>
          </w:rPr>
          <w:noBreakHyphen/>
          <w:t>12岁儿童（含正位、隐斜、间歇性外斜、调节性内斜及恒定性斜视）中完成≥500例的对照验证，使手机端筛查水平斜视≥10△的敏感度≥85%、特异度≥80%，并输出“眼位正常/可疑偏斜/高度疑似斜视”三级风险提示及可解释性报告。同时收集多年龄段正常儿童数据，建立儿童眼位发育常模和纵向眼位档案，支撑长期随访与风险趋势预警。</w:t>
        </w:r>
      </w:ins>
    </w:p>
    <w:p w14:paraId="2AE4E44A" w14:textId="3B9877D7" w:rsidR="006E5709" w:rsidRPr="00372877" w:rsidRDefault="006E5709" w:rsidP="00372877">
      <w:pPr>
        <w:jc w:val="both"/>
        <w:rPr>
          <w:rFonts w:ascii="宋体" w:eastAsia="宋体" w:hAnsi="宋体" w:hint="eastAsia"/>
          <w:b/>
          <w:bCs/>
          <w:sz w:val="24"/>
        </w:rPr>
      </w:pPr>
      <w:r w:rsidRPr="00372877">
        <w:rPr>
          <w:rFonts w:ascii="宋体" w:eastAsia="宋体" w:hAnsi="宋体"/>
          <w:b/>
          <w:bCs/>
          <w:sz w:val="24"/>
        </w:rPr>
        <w:t>三、研究内容</w:t>
      </w:r>
      <w:r w:rsidR="00602D7C" w:rsidRPr="00372877">
        <w:rPr>
          <w:rFonts w:ascii="宋体" w:eastAsia="宋体" w:hAnsi="宋体"/>
          <w:b/>
          <w:bCs/>
          <w:sz w:val="24"/>
        </w:rPr>
        <w:t>（仅参考，待定）</w:t>
      </w:r>
    </w:p>
    <w:p w14:paraId="5B96392A" w14:textId="77777777" w:rsidR="002D0124" w:rsidRPr="00372877" w:rsidRDefault="002D0124" w:rsidP="00372877">
      <w:pPr>
        <w:spacing w:before="120"/>
        <w:jc w:val="both"/>
        <w:rPr>
          <w:rFonts w:ascii="宋体" w:eastAsia="宋体" w:hAnsi="宋体" w:hint="eastAsia"/>
        </w:rPr>
      </w:pPr>
      <w:r w:rsidRPr="00372877">
        <w:rPr>
          <w:rFonts w:ascii="宋体" w:eastAsia="宋体" w:hAnsi="宋体"/>
          <w:b/>
          <w:sz w:val="24"/>
        </w:rPr>
        <w:t>研究内容一：基于功能性连续视力的干眼智能筛查</w:t>
      </w:r>
    </w:p>
    <w:p w14:paraId="2D1BDC46" w14:textId="5310911F" w:rsidR="002D0124" w:rsidRPr="00372877" w:rsidRDefault="002D0124" w:rsidP="00372877">
      <w:pPr>
        <w:ind w:firstLine="420"/>
        <w:jc w:val="both"/>
        <w:rPr>
          <w:rFonts w:ascii="宋体" w:eastAsia="宋体" w:hAnsi="宋体" w:hint="eastAsia"/>
        </w:rPr>
      </w:pPr>
      <w:r>
        <w:rPr>
          <w:rFonts w:ascii="宋体" w:eastAsia="宋体" w:hAnsi="宋体"/>
          <w:sz w:val="24"/>
        </w:rPr>
        <w:t>本方向按照“测试数据构建—动态视觉表征学习—干眼风险识别”三个层次开展研究。首先在手机端采集标准化、可重复的视觉任务数据；其次围绕眨眼前后的视觉下降与恢复学习动态变化规律；最后结合临床检查和诊疗知识识别干眼风险，并验证结果是否可靠。手机端结果用于风险筛查和就医提示，不替代临床诊断。</w:t>
      </w:r>
    </w:p>
    <w:p w14:paraId="20DE2D64" w14:textId="6C51D150" w:rsidR="002D0124" w:rsidRPr="00372877" w:rsidRDefault="002D0124" w:rsidP="00372877">
      <w:pPr>
        <w:spacing w:before="120"/>
        <w:jc w:val="both"/>
        <w:rPr>
          <w:rFonts w:ascii="宋体" w:eastAsia="宋体" w:hAnsi="宋体" w:hint="eastAsia"/>
        </w:rPr>
      </w:pPr>
      <w:r>
        <w:rPr>
          <w:rFonts w:ascii="宋体" w:eastAsia="宋体" w:hAnsi="宋体"/>
          <w:b/>
          <w:sz w:val="24"/>
        </w:rPr>
        <w:t>（1）基于感知的多模态测试数据构建方法</w:t>
      </w:r>
    </w:p>
    <w:p w14:paraId="76357A02" w14:textId="77777777" w:rsidR="00491728" w:rsidRDefault="00491728" w:rsidP="00491728">
      <w:pPr>
        <w:ind w:firstLine="420"/>
        <w:jc w:val="both"/>
        <w:rPr>
          <w:rFonts w:ascii="宋体" w:eastAsia="宋体" w:hAnsi="宋体" w:hint="eastAsia"/>
          <w:sz w:val="24"/>
        </w:rPr>
      </w:pPr>
      <w:r>
        <w:rPr>
          <w:rFonts w:ascii="宋体" w:eastAsia="宋体" w:hAnsi="宋体"/>
          <w:sz w:val="24"/>
        </w:rPr>
        <w:t>设计适用于手机屏幕的连续视标识别任务。受试者在观看和辨认视标的同时，手机同步记录每次作答是否正确、反应时间、视标大小以及眼部视频，使“看得怎么样”和“眼睛如何变化”能够在同一时间轴上对应起来。测试包括基础信息采集、短时练习和正式检测三个环节，尽量保证不同年龄、视力基础和反应速度的人都能顺利完成。</w:t>
      </w:r>
    </w:p>
    <w:p w14:paraId="7C9683CD" w14:textId="77777777" w:rsidR="00491728" w:rsidRDefault="00491728" w:rsidP="00491728">
      <w:pPr>
        <w:ind w:firstLine="420"/>
        <w:jc w:val="both"/>
        <w:rPr>
          <w:rFonts w:ascii="宋体" w:eastAsia="宋体" w:hAnsi="宋体" w:hint="eastAsia"/>
          <w:sz w:val="24"/>
        </w:rPr>
      </w:pPr>
      <w:r>
        <w:rPr>
          <w:rFonts w:ascii="宋体" w:eastAsia="宋体" w:hAnsi="宋体" w:hint="eastAsia"/>
          <w:bCs/>
          <w:sz w:val="24"/>
        </w:rPr>
        <w:t>测试前记录年龄、屈光矫正状态、基础视力、近期用眼情况和干眼症状，同时记录手机屏幕亮度、环境光照、观看距离等可能影响结果的条件。正式测试前安排约10—15秒练习，根据个人识别能力确定起始视标大小和大致反应速度，减少因不熟悉操作造成的误差。</w:t>
      </w:r>
    </w:p>
    <w:p w14:paraId="354B5106" w14:textId="77777777" w:rsidR="00491728" w:rsidRPr="00372877" w:rsidRDefault="00491728" w:rsidP="00491728">
      <w:pPr>
        <w:ind w:firstLine="420"/>
        <w:jc w:val="both"/>
        <w:rPr>
          <w:rFonts w:ascii="宋体" w:eastAsia="宋体" w:hAnsi="宋体" w:hint="eastAsia"/>
        </w:rPr>
      </w:pPr>
      <w:r>
        <w:rPr>
          <w:rFonts w:ascii="宋体" w:eastAsia="宋体" w:hAnsi="宋体" w:hint="eastAsia"/>
          <w:bCs/>
          <w:sz w:val="24"/>
        </w:rPr>
        <w:t>正式测试采用方向随机的E字或Landolt环等标准视标，连续记录视标大小、识别结果、反应时间和出现时刻。首期设置约60秒的自然眨眼测试，用于观察日常注视状态下的视觉变化；如果症状较明显、结果接近临界值或短时测试难以判断，可延长至3—5分钟，以便更充分地观察持续注视时的视觉波动。</w:t>
      </w:r>
    </w:p>
    <w:p w14:paraId="25702F45" w14:textId="3FBD0565" w:rsidR="00491728" w:rsidRPr="00372877" w:rsidRDefault="00491728" w:rsidP="00491728">
      <w:pPr>
        <w:ind w:firstLine="420"/>
        <w:jc w:val="both"/>
        <w:rPr>
          <w:rFonts w:ascii="宋体" w:eastAsia="宋体" w:hAnsi="宋体" w:hint="eastAsia"/>
        </w:rPr>
      </w:pPr>
      <w:r>
        <w:rPr>
          <w:rFonts w:ascii="宋体" w:eastAsia="宋体" w:hAnsi="宋体" w:hint="eastAsia"/>
          <w:sz w:val="24"/>
        </w:rPr>
        <w:t>测试过程中，手机前置摄像头同步感知眨眼、眼睑运动、头部姿态和观看距离，并结合环境光照和画面清晰度判断数据是否可靠。当距离变化过大、头部偏转明显、画面模糊或光照不合适时，系统提示受试者调整或重新测试。最终形成由视觉任务表现、眼部行为、症状信息和测试环境共同组成的多模态数据，为后续模型学习提供统一的数据基础。</w:t>
      </w:r>
    </w:p>
    <w:p w14:paraId="56845548" w14:textId="3069DE0D" w:rsidR="002D0124" w:rsidRPr="00372877" w:rsidRDefault="002D0124" w:rsidP="00372877">
      <w:pPr>
        <w:spacing w:before="120"/>
        <w:jc w:val="both"/>
        <w:rPr>
          <w:rFonts w:ascii="宋体" w:eastAsia="宋体" w:hAnsi="宋体" w:hint="eastAsia"/>
        </w:rPr>
      </w:pPr>
      <w:r>
        <w:rPr>
          <w:rFonts w:ascii="宋体" w:eastAsia="宋体" w:hAnsi="宋体"/>
          <w:b/>
          <w:sz w:val="24"/>
        </w:rPr>
        <w:t>（2）眨眼事件驱动的眼部动态视觉表征学习模型</w:t>
      </w:r>
    </w:p>
    <w:p w14:paraId="5AE97FBE" w14:textId="77777777" w:rsidR="00491728" w:rsidRPr="00372877" w:rsidRDefault="00491728" w:rsidP="00491728">
      <w:pPr>
        <w:ind w:firstLine="420"/>
        <w:jc w:val="both"/>
        <w:rPr>
          <w:rFonts w:ascii="宋体" w:eastAsia="宋体" w:hAnsi="宋体" w:hint="eastAsia"/>
        </w:rPr>
      </w:pPr>
      <w:r>
        <w:rPr>
          <w:rFonts w:ascii="宋体" w:eastAsia="宋体" w:hAnsi="宋体"/>
          <w:sz w:val="24"/>
        </w:rPr>
        <w:t>以眨眼作为连续测试中的自然分段点，将相邻两次眨眼之间的数据看作一个</w:t>
      </w:r>
      <w:r>
        <w:rPr>
          <w:rFonts w:ascii="宋体" w:eastAsia="宋体" w:hAnsi="宋体"/>
          <w:sz w:val="24"/>
        </w:rPr>
        <w:lastRenderedPageBreak/>
        <w:t>“眨眼间期”。在每个间期内，综合分析视标识别、反应时间和眼部视频的变化，观察视觉表现是否逐渐下降、下降从何时开始，以及眨眼后能否恢复。这样可以把一段较长的测试过程整理成若干个便于比较的动态片段。</w:t>
      </w:r>
    </w:p>
    <w:p w14:paraId="4AD674BD" w14:textId="6EDC6F2E" w:rsidR="00491728" w:rsidRPr="00372877" w:rsidRDefault="00491728" w:rsidP="00491728">
      <w:pPr>
        <w:ind w:firstLine="420"/>
        <w:jc w:val="both"/>
        <w:rPr>
          <w:rFonts w:ascii="宋体" w:eastAsia="宋体" w:hAnsi="宋体" w:hint="eastAsia"/>
        </w:rPr>
      </w:pPr>
      <w:r>
        <w:rPr>
          <w:rFonts w:ascii="宋体" w:eastAsia="宋体" w:hAnsi="宋体"/>
          <w:sz w:val="24"/>
        </w:rPr>
        <w:t>模型重点学习两类与干眼相关的变化模式：一类是两次眨眼之间视觉逐渐变差，而眨眼后较快恢复，可能反映泪膜稳定性不足；另一类是视觉持续下降，眨眼后恢复仍不明显，可能提示较为明显的眼表异常。同时分析眨眼频率、间隔和完整性，避免只根据单次视力高低作出判断。</w:t>
      </w:r>
    </w:p>
    <w:p w14:paraId="348CBF85" w14:textId="492D0DE8" w:rsidR="002D0124" w:rsidRPr="00372877" w:rsidRDefault="00491728" w:rsidP="00967B18">
      <w:pPr>
        <w:ind w:firstLine="420"/>
        <w:jc w:val="both"/>
        <w:rPr>
          <w:rFonts w:ascii="宋体" w:eastAsia="宋体" w:hAnsi="宋体" w:hint="eastAsia"/>
        </w:rPr>
      </w:pPr>
      <w:r>
        <w:rPr>
          <w:rFonts w:ascii="宋体" w:eastAsia="宋体" w:hAnsi="宋体"/>
          <w:sz w:val="24"/>
        </w:rPr>
        <w:t>在此基础上，模型将多个眨眼间期按时间顺序连接起来，形成能够概括整个测试过程的眼部动态视觉表征</w:t>
      </w:r>
      <w:r w:rsidR="008768AF">
        <w:rPr>
          <w:rFonts w:ascii="宋体" w:eastAsia="宋体" w:hAnsi="宋体" w:hint="eastAsia"/>
          <w:sz w:val="24"/>
        </w:rPr>
        <w:t>，</w:t>
      </w:r>
      <w:r>
        <w:rPr>
          <w:rFonts w:ascii="宋体" w:eastAsia="宋体" w:hAnsi="宋体"/>
          <w:sz w:val="24"/>
        </w:rPr>
        <w:t>再与干眼症状问卷和设备环境信息结合，</w:t>
      </w:r>
      <w:r w:rsidR="008768AF" w:rsidRPr="00372877">
        <w:rPr>
          <w:rFonts w:ascii="宋体" w:eastAsia="宋体" w:hAnsi="宋体"/>
          <w:sz w:val="24"/>
        </w:rPr>
        <w:t>分析其与泪膜稳定性及眼表状态的关联</w:t>
      </w:r>
      <w:r w:rsidR="008768AF">
        <w:rPr>
          <w:rFonts w:ascii="宋体" w:eastAsia="宋体" w:hAnsi="宋体" w:hint="eastAsia"/>
          <w:sz w:val="24"/>
        </w:rPr>
        <w:t>，</w:t>
      </w:r>
      <w:r w:rsidR="008768AF" w:rsidRPr="00372877">
        <w:rPr>
          <w:rFonts w:ascii="宋体" w:eastAsia="宋体" w:hAnsi="宋体"/>
          <w:sz w:val="24"/>
        </w:rPr>
        <w:t>建立可解释的干眼低、中、高风险分层模型</w:t>
      </w:r>
      <w:r>
        <w:rPr>
          <w:rFonts w:ascii="宋体" w:eastAsia="宋体" w:hAnsi="宋体"/>
          <w:sz w:val="24"/>
        </w:rPr>
        <w:t>。</w:t>
      </w:r>
    </w:p>
    <w:p w14:paraId="169C2DDB" w14:textId="330D7797" w:rsidR="002D0124" w:rsidRPr="00372877" w:rsidRDefault="002D0124" w:rsidP="00372877">
      <w:pPr>
        <w:spacing w:before="120"/>
        <w:jc w:val="both"/>
        <w:rPr>
          <w:rFonts w:ascii="宋体" w:eastAsia="宋体" w:hAnsi="宋体" w:hint="eastAsia"/>
        </w:rPr>
      </w:pPr>
      <w:r>
        <w:rPr>
          <w:rFonts w:ascii="宋体" w:eastAsia="宋体" w:hAnsi="宋体"/>
          <w:b/>
          <w:sz w:val="24"/>
        </w:rPr>
        <w:t>（3）基于临床知识约束的干眼风险识别模型</w:t>
      </w:r>
    </w:p>
    <w:p w14:paraId="0097EA8D" w14:textId="77B36968" w:rsidR="002D0124" w:rsidRDefault="002D0124" w:rsidP="00372877">
      <w:pPr>
        <w:ind w:firstLine="420"/>
        <w:jc w:val="both"/>
        <w:rPr>
          <w:rFonts w:ascii="宋体" w:eastAsia="宋体" w:hAnsi="宋体" w:hint="eastAsia"/>
          <w:sz w:val="24"/>
        </w:rPr>
      </w:pPr>
      <w:r>
        <w:rPr>
          <w:rFonts w:ascii="宋体" w:eastAsia="宋体" w:hAnsi="宋体"/>
          <w:sz w:val="24"/>
        </w:rPr>
        <w:t>按照现行干眼诊疗规范招募干眼受试者和健康对照，并根据症状程度、泪膜稳定性和眼表体征进行分层。所有受试者在规范屈光矫正条件下完成手机测试和干眼症状问卷，同时接受必要的泪膜、睑板腺或眼表检查。部分受试者增加专业功能性视力或客观光学质量检测，用于比较手机结果与标准检查的一致性。</w:t>
      </w:r>
    </w:p>
    <w:p w14:paraId="0E055CFB" w14:textId="3672CA1A" w:rsidR="003223CA" w:rsidRDefault="00967B18" w:rsidP="00967B18">
      <w:pPr>
        <w:ind w:firstLine="420"/>
        <w:jc w:val="both"/>
        <w:rPr>
          <w:rFonts w:hint="eastAsia"/>
        </w:rPr>
      </w:pPr>
      <w:r>
        <w:rPr>
          <w:rFonts w:ascii="宋体" w:eastAsia="宋体" w:hAnsi="宋体"/>
          <w:sz w:val="24"/>
        </w:rPr>
        <w:t>将眼部动态视觉表征、眨眼特征、症状问卷、测试环境和临床检查结果共同输入风险识别模型。模型既从数据中学习不同人群的变化规律，也加入干眼诊疗知识，避免把年龄、基础视力、屈光状态或设备差异误认为干眼特征。多模态干眼风险识别的基本思路可用下式表示：</w:t>
      </w:r>
    </w:p>
    <w:p w14:paraId="7ECCB217" w14:textId="77777777" w:rsidR="003223CA" w:rsidRDefault="00000000" w:rsidP="003223CA">
      <w:pPr>
        <w:keepNext/>
        <w:spacing w:before="60" w:after="60"/>
        <w:jc w:val="center"/>
        <w:rPr>
          <w:rFonts w:hint="eastAsia"/>
        </w:rPr>
      </w:pPr>
      <m:oMathPara>
        <m:oMath>
          <m:sSub>
            <m:sSubPr>
              <m:ctrlPr>
                <w:rPr>
                  <w:rFonts w:ascii="Cambria Math" w:hAnsi="Cambria Math"/>
                </w:rPr>
              </m:ctrlPr>
            </m:sSubPr>
            <m:e>
              <m:acc>
                <m:accPr>
                  <m:ctrlPr>
                    <w:rPr>
                      <w:rFonts w:ascii="Cambria Math" w:hAnsi="Cambria Math"/>
                    </w:rPr>
                  </m:ctrlPr>
                </m:accPr>
                <m:e>
                  <m:r>
                    <w:rPr>
                      <w:rFonts w:ascii="Cambria Math" w:eastAsia="Cambria Math" w:hAnsi="Cambria Math"/>
                      <w:sz w:val="19"/>
                      <w:szCs w:val="19"/>
                    </w:rPr>
                    <m:t>p</m:t>
                  </m:r>
                </m:e>
              </m:acc>
            </m:e>
            <m:sub>
              <m:r>
                <m:rPr>
                  <m:nor/>
                </m:rPr>
                <w:rPr>
                  <w:rFonts w:ascii="Cambria Math" w:eastAsia="Cambria Math" w:hAnsi="Cambria Math"/>
                  <w:sz w:val="19"/>
                  <w:szCs w:val="19"/>
                </w:rPr>
                <m:t>DED</m:t>
              </m:r>
            </m:sub>
          </m:sSub>
          <m:r>
            <w:rPr>
              <w:rFonts w:ascii="Cambria Math" w:eastAsia="Cambria Math" w:hAnsi="Cambria Math"/>
              <w:sz w:val="19"/>
              <w:szCs w:val="19"/>
            </w:rPr>
            <m:t>=σ[</m:t>
          </m:r>
          <m:sSup>
            <m:sSupPr>
              <m:ctrlPr>
                <w:rPr>
                  <w:rFonts w:ascii="Cambria Math" w:hAnsi="Cambria Math"/>
                </w:rPr>
              </m:ctrlPr>
            </m:sSupPr>
            <m:e>
              <m:r>
                <m:rPr>
                  <m:sty m:val="b"/>
                </m:rPr>
                <w:rPr>
                  <w:rFonts w:ascii="Cambria Math" w:eastAsia="Cambria Math" w:hAnsi="Cambria Math"/>
                  <w:sz w:val="19"/>
                  <w:szCs w:val="19"/>
                </w:rPr>
                <m:t>w</m:t>
              </m:r>
            </m:e>
            <m:sup>
              <m:r>
                <w:rPr>
                  <w:rFonts w:ascii="Cambria Math" w:eastAsia="Cambria Math" w:hAnsi="Cambria Math"/>
                  <w:sz w:val="19"/>
                  <w:szCs w:val="19"/>
                </w:rPr>
                <m:t>T</m:t>
              </m:r>
            </m:sup>
          </m:sSup>
          <m:r>
            <w:rPr>
              <w:rFonts w:ascii="Cambria Math" w:eastAsia="Cambria Math" w:hAnsi="Cambria Math"/>
              <w:sz w:val="19"/>
              <w:szCs w:val="19"/>
            </w:rPr>
            <m:t>(</m:t>
          </m:r>
          <m:nary>
            <m:naryPr>
              <m:chr m:val="∑"/>
              <m:limLoc m:val="undOvr"/>
              <m:grow m:val="1"/>
              <m:ctrlPr>
                <w:rPr>
                  <w:rFonts w:ascii="Cambria Math" w:hAnsi="Cambria Math"/>
                </w:rPr>
              </m:ctrlPr>
            </m:naryPr>
            <m:sub>
              <m:r>
                <w:rPr>
                  <w:rFonts w:ascii="Cambria Math" w:eastAsia="Cambria Math" w:hAnsi="Cambria Math"/>
                  <w:sz w:val="19"/>
                  <w:szCs w:val="19"/>
                </w:rPr>
                <m:t>t=1</m:t>
              </m:r>
            </m:sub>
            <m:sup>
              <m:r>
                <w:rPr>
                  <w:rFonts w:ascii="Cambria Math" w:eastAsia="Cambria Math" w:hAnsi="Cambria Math"/>
                  <w:sz w:val="19"/>
                  <w:szCs w:val="19"/>
                </w:rPr>
                <m:t>T</m:t>
              </m:r>
            </m:sup>
            <m:e>
              <m:f>
                <m:fPr>
                  <m:ctrlPr>
                    <w:rPr>
                      <w:rFonts w:ascii="Cambria Math" w:hAnsi="Cambria Math"/>
                    </w:rPr>
                  </m:ctrlPr>
                </m:fPr>
                <m:num>
                  <m:sSub>
                    <m:sSubPr>
                      <m:ctrlPr>
                        <w:rPr>
                          <w:rFonts w:ascii="Cambria Math" w:hAnsi="Cambria Math"/>
                        </w:rPr>
                      </m:ctrlPr>
                    </m:sSubPr>
                    <m:e>
                      <m:r>
                        <w:rPr>
                          <w:rFonts w:ascii="Cambria Math" w:eastAsia="Cambria Math" w:hAnsi="Cambria Math"/>
                          <w:sz w:val="19"/>
                          <w:szCs w:val="19"/>
                        </w:rPr>
                        <m:t>q</m:t>
                      </m:r>
                    </m:e>
                    <m:sub>
                      <m:r>
                        <w:rPr>
                          <w:rFonts w:ascii="Cambria Math" w:eastAsia="Cambria Math" w:hAnsi="Cambria Math"/>
                          <w:sz w:val="19"/>
                          <w:szCs w:val="19"/>
                        </w:rPr>
                        <m:t>t</m:t>
                      </m:r>
                    </m:sub>
                  </m:sSub>
                  <m:sSup>
                    <m:sSupPr>
                      <m:ctrlPr>
                        <w:rPr>
                          <w:rFonts w:ascii="Cambria Math" w:hAnsi="Cambria Math"/>
                        </w:rPr>
                      </m:ctrlPr>
                    </m:sSupPr>
                    <m:e>
                      <m:r>
                        <w:rPr>
                          <w:rFonts w:ascii="Cambria Math" w:eastAsia="Cambria Math" w:hAnsi="Cambria Math"/>
                          <w:sz w:val="19"/>
                          <w:szCs w:val="19"/>
                        </w:rPr>
                        <m:t>e</m:t>
                      </m:r>
                    </m:e>
                    <m:sup>
                      <m:sSub>
                        <m:sSubPr>
                          <m:ctrlPr>
                            <w:rPr>
                              <w:rFonts w:ascii="Cambria Math" w:hAnsi="Cambria Math"/>
                            </w:rPr>
                          </m:ctrlPr>
                        </m:sSubPr>
                        <m:e>
                          <m:r>
                            <w:rPr>
                              <w:rFonts w:ascii="Cambria Math" w:eastAsia="Cambria Math" w:hAnsi="Cambria Math"/>
                              <w:sz w:val="19"/>
                              <w:szCs w:val="19"/>
                            </w:rPr>
                            <m:t>s</m:t>
                          </m:r>
                        </m:e>
                        <m:sub>
                          <m:r>
                            <w:rPr>
                              <w:rFonts w:ascii="Cambria Math" w:eastAsia="Cambria Math" w:hAnsi="Cambria Math"/>
                              <w:sz w:val="19"/>
                              <w:szCs w:val="19"/>
                            </w:rPr>
                            <m:t>t</m:t>
                          </m:r>
                        </m:sub>
                      </m:sSub>
                    </m:sup>
                  </m:sSup>
                </m:num>
                <m:den>
                  <m:nary>
                    <m:naryPr>
                      <m:chr m:val="∑"/>
                      <m:limLoc m:val="undOvr"/>
                      <m:grow m:val="1"/>
                      <m:ctrlPr>
                        <w:rPr>
                          <w:rFonts w:ascii="Cambria Math" w:hAnsi="Cambria Math"/>
                        </w:rPr>
                      </m:ctrlPr>
                    </m:naryPr>
                    <m:sub>
                      <m:r>
                        <w:rPr>
                          <w:rFonts w:ascii="Cambria Math" w:eastAsia="Cambria Math" w:hAnsi="Cambria Math"/>
                          <w:sz w:val="19"/>
                          <w:szCs w:val="19"/>
                        </w:rPr>
                        <m:t>j=1</m:t>
                      </m:r>
                    </m:sub>
                    <m:sup>
                      <m:r>
                        <w:rPr>
                          <w:rFonts w:ascii="Cambria Math" w:eastAsia="Cambria Math" w:hAnsi="Cambria Math"/>
                          <w:sz w:val="19"/>
                          <w:szCs w:val="19"/>
                        </w:rPr>
                        <m:t>T</m:t>
                      </m:r>
                    </m:sup>
                    <m:e>
                      <m:sSub>
                        <m:sSubPr>
                          <m:ctrlPr>
                            <w:rPr>
                              <w:rFonts w:ascii="Cambria Math" w:hAnsi="Cambria Math"/>
                            </w:rPr>
                          </m:ctrlPr>
                        </m:sSubPr>
                        <m:e>
                          <m:r>
                            <w:rPr>
                              <w:rFonts w:ascii="Cambria Math" w:eastAsia="Cambria Math" w:hAnsi="Cambria Math"/>
                              <w:sz w:val="19"/>
                              <w:szCs w:val="19"/>
                            </w:rPr>
                            <m:t>q</m:t>
                          </m:r>
                        </m:e>
                        <m:sub>
                          <m:r>
                            <w:rPr>
                              <w:rFonts w:ascii="Cambria Math" w:eastAsia="Cambria Math" w:hAnsi="Cambria Math"/>
                              <w:sz w:val="19"/>
                              <w:szCs w:val="19"/>
                            </w:rPr>
                            <m:t>j</m:t>
                          </m:r>
                        </m:sub>
                      </m:sSub>
                    </m:e>
                  </m:nary>
                  <m:sSup>
                    <m:sSupPr>
                      <m:ctrlPr>
                        <w:rPr>
                          <w:rFonts w:ascii="Cambria Math" w:hAnsi="Cambria Math"/>
                        </w:rPr>
                      </m:ctrlPr>
                    </m:sSupPr>
                    <m:e>
                      <m:r>
                        <w:rPr>
                          <w:rFonts w:ascii="Cambria Math" w:eastAsia="Cambria Math" w:hAnsi="Cambria Math"/>
                          <w:sz w:val="19"/>
                          <w:szCs w:val="19"/>
                        </w:rPr>
                        <m:t>e</m:t>
                      </m:r>
                    </m:e>
                    <m:sup>
                      <m:sSub>
                        <m:sSubPr>
                          <m:ctrlPr>
                            <w:rPr>
                              <w:rFonts w:ascii="Cambria Math" w:hAnsi="Cambria Math"/>
                            </w:rPr>
                          </m:ctrlPr>
                        </m:sSubPr>
                        <m:e>
                          <m:r>
                            <w:rPr>
                              <w:rFonts w:ascii="Cambria Math" w:eastAsia="Cambria Math" w:hAnsi="Cambria Math"/>
                              <w:sz w:val="19"/>
                              <w:szCs w:val="19"/>
                            </w:rPr>
                            <m:t>s</m:t>
                          </m:r>
                        </m:e>
                        <m:sub>
                          <m:r>
                            <w:rPr>
                              <w:rFonts w:ascii="Cambria Math" w:eastAsia="Cambria Math" w:hAnsi="Cambria Math"/>
                              <w:sz w:val="19"/>
                              <w:szCs w:val="19"/>
                            </w:rPr>
                            <m:t>j</m:t>
                          </m:r>
                        </m:sub>
                      </m:sSub>
                    </m:sup>
                  </m:sSup>
                </m:den>
              </m:f>
            </m:e>
          </m:nary>
          <m:sSub>
            <m:sSubPr>
              <m:ctrlPr>
                <w:rPr>
                  <w:rFonts w:ascii="Cambria Math" w:hAnsi="Cambria Math"/>
                </w:rPr>
              </m:ctrlPr>
            </m:sSubPr>
            <m:e>
              <m:r>
                <w:rPr>
                  <w:rFonts w:ascii="Cambria Math" w:eastAsia="Cambria Math" w:hAnsi="Cambria Math"/>
                  <w:sz w:val="19"/>
                  <w:szCs w:val="19"/>
                </w:rPr>
                <m:t>f</m:t>
              </m:r>
            </m:e>
            <m:sub>
              <m:r>
                <w:rPr>
                  <w:rFonts w:ascii="Cambria Math" w:eastAsia="Cambria Math" w:hAnsi="Cambria Math"/>
                  <w:sz w:val="19"/>
                  <w:szCs w:val="19"/>
                </w:rPr>
                <m:t>θ</m:t>
              </m:r>
            </m:sub>
          </m:sSub>
          <m:r>
            <w:rPr>
              <w:rFonts w:ascii="Cambria Math" w:eastAsia="Cambria Math" w:hAnsi="Cambria Math"/>
              <w:sz w:val="19"/>
              <w:szCs w:val="19"/>
            </w:rPr>
            <m:t>(</m:t>
          </m:r>
          <m:sSub>
            <m:sSubPr>
              <m:ctrlPr>
                <w:rPr>
                  <w:rFonts w:ascii="Cambria Math" w:hAnsi="Cambria Math"/>
                </w:rPr>
              </m:ctrlPr>
            </m:sSubPr>
            <m:e>
              <m:r>
                <m:rPr>
                  <m:sty m:val="b"/>
                </m:rPr>
                <w:rPr>
                  <w:rFonts w:ascii="Cambria Math" w:eastAsia="Cambria Math" w:hAnsi="Cambria Math"/>
                  <w:sz w:val="19"/>
                  <w:szCs w:val="19"/>
                </w:rPr>
                <m:t>x</m:t>
              </m:r>
            </m:e>
            <m:sub>
              <m:r>
                <w:rPr>
                  <w:rFonts w:ascii="Cambria Math" w:eastAsia="Cambria Math" w:hAnsi="Cambria Math"/>
                  <w:sz w:val="19"/>
                  <w:szCs w:val="19"/>
                </w:rPr>
                <m:t>t</m:t>
              </m:r>
            </m:sub>
          </m:sSub>
          <m:r>
            <w:rPr>
              <w:rFonts w:ascii="Cambria Math" w:eastAsia="Cambria Math" w:hAnsi="Cambria Math"/>
              <w:sz w:val="19"/>
              <w:szCs w:val="19"/>
            </w:rPr>
            <m:t>,</m:t>
          </m:r>
          <m:sSub>
            <m:sSubPr>
              <m:ctrlPr>
                <w:rPr>
                  <w:rFonts w:ascii="Cambria Math" w:hAnsi="Cambria Math"/>
                </w:rPr>
              </m:ctrlPr>
            </m:sSubPr>
            <m:e>
              <m:r>
                <m:rPr>
                  <m:sty m:val="b"/>
                </m:rPr>
                <w:rPr>
                  <w:rFonts w:ascii="Cambria Math" w:eastAsia="Cambria Math" w:hAnsi="Cambria Math"/>
                  <w:sz w:val="19"/>
                  <w:szCs w:val="19"/>
                </w:rPr>
                <m:t>u</m:t>
              </m:r>
            </m:e>
            <m:sub>
              <m:r>
                <w:rPr>
                  <w:rFonts w:ascii="Cambria Math" w:eastAsia="Cambria Math" w:hAnsi="Cambria Math"/>
                  <w:sz w:val="19"/>
                  <w:szCs w:val="19"/>
                </w:rPr>
                <m:t>t</m:t>
              </m:r>
            </m:sub>
          </m:sSub>
          <m:r>
            <w:rPr>
              <w:rFonts w:ascii="Cambria Math" w:eastAsia="Cambria Math" w:hAnsi="Cambria Math"/>
              <w:sz w:val="19"/>
              <w:szCs w:val="19"/>
            </w:rPr>
            <m:t>)∥</m:t>
          </m:r>
          <m:sSub>
            <m:sSubPr>
              <m:ctrlPr>
                <w:rPr>
                  <w:rFonts w:ascii="Cambria Math" w:hAnsi="Cambria Math"/>
                </w:rPr>
              </m:ctrlPr>
            </m:sSubPr>
            <m:e>
              <m:r>
                <w:rPr>
                  <w:rFonts w:ascii="Cambria Math" w:eastAsia="Cambria Math" w:hAnsi="Cambria Math"/>
                  <w:sz w:val="19"/>
                  <w:szCs w:val="19"/>
                </w:rPr>
                <m:t>g</m:t>
              </m:r>
            </m:e>
            <m:sub>
              <m:r>
                <w:rPr>
                  <w:rFonts w:ascii="Cambria Math" w:eastAsia="Cambria Math" w:hAnsi="Cambria Math"/>
                  <w:sz w:val="19"/>
                  <w:szCs w:val="19"/>
                </w:rPr>
                <m:t>φ</m:t>
              </m:r>
            </m:sub>
          </m:sSub>
          <m:r>
            <w:rPr>
              <w:rFonts w:ascii="Cambria Math" w:eastAsia="Cambria Math" w:hAnsi="Cambria Math"/>
              <w:sz w:val="19"/>
              <w:szCs w:val="19"/>
            </w:rPr>
            <m:t>(</m:t>
          </m:r>
          <m:sSub>
            <m:sSubPr>
              <m:ctrlPr>
                <w:rPr>
                  <w:rFonts w:ascii="Cambria Math" w:hAnsi="Cambria Math"/>
                </w:rPr>
              </m:ctrlPr>
            </m:sSubPr>
            <m:e>
              <m:r>
                <m:rPr>
                  <m:sty m:val="b"/>
                </m:rPr>
                <w:rPr>
                  <w:rFonts w:ascii="Cambria Math" w:eastAsia="Cambria Math" w:hAnsi="Cambria Math"/>
                  <w:sz w:val="19"/>
                  <w:szCs w:val="19"/>
                </w:rPr>
                <m:t>b</m:t>
              </m:r>
            </m:e>
            <m:sub>
              <m:r>
                <w:rPr>
                  <w:rFonts w:ascii="Cambria Math" w:eastAsia="Cambria Math" w:hAnsi="Cambria Math"/>
                  <w:sz w:val="19"/>
                  <w:szCs w:val="19"/>
                </w:rPr>
                <m:t>1:T</m:t>
              </m:r>
            </m:sub>
          </m:sSub>
          <m:r>
            <w:rPr>
              <w:rFonts w:ascii="Cambria Math" w:eastAsia="Cambria Math" w:hAnsi="Cambria Math"/>
              <w:sz w:val="19"/>
              <w:szCs w:val="19"/>
            </w:rPr>
            <m:t>)∥</m:t>
          </m:r>
          <m:sSub>
            <m:sSubPr>
              <m:ctrlPr>
                <w:rPr>
                  <w:rFonts w:ascii="Cambria Math" w:hAnsi="Cambria Math"/>
                </w:rPr>
              </m:ctrlPr>
            </m:sSubPr>
            <m:e>
              <m:r>
                <w:rPr>
                  <w:rFonts w:ascii="Cambria Math" w:eastAsia="Cambria Math" w:hAnsi="Cambria Math"/>
                  <w:sz w:val="19"/>
                  <w:szCs w:val="19"/>
                </w:rPr>
                <m:t>h</m:t>
              </m:r>
            </m:e>
            <m:sub>
              <m:r>
                <w:rPr>
                  <w:rFonts w:ascii="Cambria Math" w:eastAsia="Cambria Math" w:hAnsi="Cambria Math"/>
                  <w:sz w:val="19"/>
                  <w:szCs w:val="19"/>
                </w:rPr>
                <m:t>ψ</m:t>
              </m:r>
            </m:sub>
          </m:sSub>
          <m:r>
            <w:rPr>
              <w:rFonts w:ascii="Cambria Math" w:eastAsia="Cambria Math" w:hAnsi="Cambria Math"/>
              <w:sz w:val="19"/>
              <w:szCs w:val="19"/>
            </w:rPr>
            <m:t>(</m:t>
          </m:r>
          <m:r>
            <m:rPr>
              <m:sty m:val="b"/>
            </m:rPr>
            <w:rPr>
              <w:rFonts w:ascii="Cambria Math" w:eastAsia="Cambria Math" w:hAnsi="Cambria Math"/>
              <w:sz w:val="19"/>
              <w:szCs w:val="19"/>
            </w:rPr>
            <m:t>z</m:t>
          </m:r>
          <m:r>
            <w:rPr>
              <w:rFonts w:ascii="Cambria Math" w:eastAsia="Cambria Math" w:hAnsi="Cambria Math"/>
              <w:sz w:val="19"/>
              <w:szCs w:val="19"/>
            </w:rPr>
            <m:t>))+b]</m:t>
          </m:r>
        </m:oMath>
      </m:oMathPara>
    </w:p>
    <w:p w14:paraId="3BCE465F" w14:textId="41FD7C0B" w:rsidR="00B02A83" w:rsidRPr="003223CA" w:rsidRDefault="00000000" w:rsidP="00B02A83">
      <w:pPr>
        <w:ind w:firstLine="420"/>
        <w:jc w:val="both"/>
        <w:rPr>
          <w:rFonts w:ascii="宋体" w:eastAsia="宋体" w:hAnsi="宋体" w:hint="eastAsia"/>
        </w:rPr>
      </w:pPr>
      <m:oMath>
        <m:sSub>
          <m:sSubPr>
            <m:ctrlPr>
              <w:rPr>
                <w:rFonts w:ascii="Cambria Math" w:hAnsi="Cambria Math"/>
              </w:rPr>
            </m:ctrlPr>
          </m:sSubPr>
          <m:e>
            <m:acc>
              <m:accPr>
                <m:ctrlPr>
                  <w:rPr>
                    <w:rFonts w:ascii="Cambria Math" w:hAnsi="Cambria Math"/>
                  </w:rPr>
                </m:ctrlPr>
              </m:accPr>
              <m:e>
                <m:r>
                  <w:rPr>
                    <w:rFonts w:ascii="Cambria Math" w:eastAsia="Cambria Math" w:hAnsi="Cambria Math"/>
                    <w:sz w:val="19"/>
                    <w:szCs w:val="19"/>
                  </w:rPr>
                  <m:t>p</m:t>
                </m:r>
              </m:e>
            </m:acc>
          </m:e>
          <m:sub>
            <m:r>
              <m:rPr>
                <m:nor/>
              </m:rPr>
              <w:rPr>
                <w:rFonts w:ascii="Cambria Math" w:eastAsia="Cambria Math" w:hAnsi="Cambria Math"/>
                <w:sz w:val="19"/>
                <w:szCs w:val="19"/>
              </w:rPr>
              <m:t>DED</m:t>
            </m:r>
          </m:sub>
        </m:sSub>
      </m:oMath>
      <w:r w:rsidR="00B02A83">
        <w:rPr>
          <w:rFonts w:ascii="宋体" w:eastAsia="宋体" w:hAnsi="宋体"/>
          <w:sz w:val="24"/>
        </w:rPr>
        <w:t>为干眼风险概率；</w:t>
      </w:r>
      <m:oMath>
        <m:sSub>
          <m:sSubPr>
            <m:ctrlPr>
              <w:rPr>
                <w:rFonts w:ascii="Cambria Math" w:hAnsi="Cambria Math"/>
              </w:rPr>
            </m:ctrlPr>
          </m:sSubPr>
          <m:e>
            <m:r>
              <m:rPr>
                <m:sty m:val="b"/>
              </m:rPr>
              <w:rPr>
                <w:rFonts w:ascii="Cambria Math" w:eastAsia="Cambria Math" w:hAnsi="Cambria Math"/>
                <w:sz w:val="19"/>
                <w:szCs w:val="19"/>
              </w:rPr>
              <m:t>x</m:t>
            </m:r>
          </m:e>
          <m:sub>
            <m:r>
              <w:rPr>
                <w:rFonts w:ascii="Cambria Math" w:eastAsia="Cambria Math" w:hAnsi="Cambria Math"/>
                <w:sz w:val="19"/>
                <w:szCs w:val="19"/>
              </w:rPr>
              <m:t>t</m:t>
            </m:r>
          </m:sub>
        </m:sSub>
      </m:oMath>
      <w:r w:rsidR="00B02A83">
        <w:rPr>
          <w:rFonts w:ascii="宋体" w:eastAsia="宋体" w:hAnsi="宋体"/>
          <w:sz w:val="24"/>
        </w:rPr>
        <w:t>为第t时刻的视标应答</w:t>
      </w:r>
      <w:r w:rsidR="00971D6D">
        <w:rPr>
          <w:rFonts w:ascii="宋体" w:eastAsia="宋体" w:hAnsi="宋体" w:hint="eastAsia"/>
          <w:sz w:val="24"/>
        </w:rPr>
        <w:t>采集的</w:t>
      </w:r>
      <w:r w:rsidR="00B02A83">
        <w:rPr>
          <w:rFonts w:ascii="宋体" w:eastAsia="宋体" w:hAnsi="宋体"/>
          <w:sz w:val="24"/>
        </w:rPr>
        <w:t>眼部视频特征；</w:t>
      </w:r>
      <m:oMath>
        <m:sSub>
          <m:sSubPr>
            <m:ctrlPr>
              <w:rPr>
                <w:rFonts w:ascii="Cambria Math" w:hAnsi="Cambria Math"/>
              </w:rPr>
            </m:ctrlPr>
          </m:sSubPr>
          <m:e>
            <m:r>
              <m:rPr>
                <m:sty m:val="b"/>
              </m:rPr>
              <w:rPr>
                <w:rFonts w:ascii="Cambria Math" w:eastAsia="Cambria Math" w:hAnsi="Cambria Math"/>
                <w:sz w:val="19"/>
                <w:szCs w:val="19"/>
              </w:rPr>
              <m:t>u</m:t>
            </m:r>
          </m:e>
          <m:sub>
            <m:r>
              <w:rPr>
                <w:rFonts w:ascii="Cambria Math" w:eastAsia="Cambria Math" w:hAnsi="Cambria Math"/>
                <w:sz w:val="19"/>
                <w:szCs w:val="19"/>
              </w:rPr>
              <m:t>t</m:t>
            </m:r>
          </m:sub>
        </m:sSub>
      </m:oMath>
      <w:r w:rsidR="00B02A83">
        <w:rPr>
          <w:rFonts w:ascii="宋体" w:eastAsia="宋体" w:hAnsi="宋体"/>
          <w:sz w:val="24"/>
        </w:rPr>
        <w:t>为设备—环境向量，依次表示屏幕亮度、环境照度、观看距离及色温/护眼模式、曝光等上下文；</w:t>
      </w:r>
      <m:oMath>
        <m:sSub>
          <m:sSubPr>
            <m:ctrlPr>
              <w:rPr>
                <w:rFonts w:ascii="Cambria Math" w:hAnsi="Cambria Math"/>
              </w:rPr>
            </m:ctrlPr>
          </m:sSubPr>
          <m:e>
            <m:r>
              <w:rPr>
                <w:rFonts w:ascii="Cambria Math" w:eastAsia="Cambria Math" w:hAnsi="Cambria Math"/>
                <w:sz w:val="19"/>
                <w:szCs w:val="19"/>
              </w:rPr>
              <m:t>q</m:t>
            </m:r>
          </m:e>
          <m:sub>
            <m:r>
              <w:rPr>
                <w:rFonts w:ascii="Cambria Math" w:eastAsia="Cambria Math" w:hAnsi="Cambria Math"/>
                <w:sz w:val="19"/>
                <w:szCs w:val="19"/>
              </w:rPr>
              <m:t>t</m:t>
            </m:r>
          </m:sub>
        </m:sSub>
        <m:r>
          <w:rPr>
            <w:rFonts w:ascii="Cambria Math" w:hAnsi="Cambria Math"/>
          </w:rPr>
          <m:t>∈[0,1]</m:t>
        </m:r>
      </m:oMath>
      <w:r w:rsidR="00B02A83">
        <w:rPr>
          <w:rFonts w:ascii="宋体" w:eastAsia="宋体" w:hAnsi="宋体"/>
          <w:sz w:val="24"/>
        </w:rPr>
        <w:t>为质量权重，</w:t>
      </w:r>
      <m:oMath>
        <m:sSub>
          <m:sSubPr>
            <m:ctrlPr>
              <w:rPr>
                <w:rFonts w:ascii="Cambria Math" w:hAnsi="Cambria Math"/>
              </w:rPr>
            </m:ctrlPr>
          </m:sSubPr>
          <m:e>
            <m:r>
              <w:rPr>
                <w:rFonts w:ascii="Cambria Math" w:eastAsia="Cambria Math" w:hAnsi="Cambria Math"/>
                <w:sz w:val="19"/>
                <w:szCs w:val="19"/>
              </w:rPr>
              <m:t>s</m:t>
            </m:r>
          </m:e>
          <m:sub>
            <m:r>
              <w:rPr>
                <w:rFonts w:ascii="Cambria Math" w:eastAsia="Cambria Math" w:hAnsi="Cambria Math"/>
                <w:sz w:val="19"/>
                <w:szCs w:val="19"/>
              </w:rPr>
              <m:t>t</m:t>
            </m:r>
          </m:sub>
        </m:sSub>
      </m:oMath>
      <w:r w:rsidR="00B02A83">
        <w:rPr>
          <w:rFonts w:ascii="宋体" w:eastAsia="宋体" w:hAnsi="宋体"/>
          <w:sz w:val="24"/>
        </w:rPr>
        <w:t>为时序注意力；</w:t>
      </w:r>
      <m:oMath>
        <m:sSub>
          <m:sSubPr>
            <m:ctrlPr>
              <w:rPr>
                <w:rFonts w:ascii="Cambria Math" w:hAnsi="Cambria Math"/>
              </w:rPr>
            </m:ctrlPr>
          </m:sSubPr>
          <m:e>
            <m:r>
              <m:rPr>
                <m:sty m:val="b"/>
              </m:rPr>
              <w:rPr>
                <w:rFonts w:ascii="Cambria Math" w:eastAsia="Cambria Math" w:hAnsi="Cambria Math"/>
                <w:sz w:val="19"/>
                <w:szCs w:val="19"/>
              </w:rPr>
              <m:t>b</m:t>
            </m:r>
          </m:e>
          <m:sub>
            <m:r>
              <w:rPr>
                <w:rFonts w:ascii="Cambria Math" w:eastAsia="Cambria Math" w:hAnsi="Cambria Math"/>
                <w:sz w:val="19"/>
                <w:szCs w:val="19"/>
              </w:rPr>
              <m:t>1:T</m:t>
            </m:r>
          </m:sub>
        </m:sSub>
      </m:oMath>
      <w:r w:rsidR="00B02A83">
        <w:rPr>
          <w:rFonts w:ascii="宋体" w:eastAsia="宋体" w:hAnsi="宋体"/>
          <w:sz w:val="24"/>
        </w:rPr>
        <w:t>、</w:t>
      </w:r>
      <m:oMath>
        <m:r>
          <m:rPr>
            <m:sty m:val="b"/>
          </m:rPr>
          <w:rPr>
            <w:rFonts w:ascii="Cambria Math" w:eastAsia="Cambria Math" w:hAnsi="Cambria Math"/>
            <w:sz w:val="19"/>
            <w:szCs w:val="19"/>
          </w:rPr>
          <m:t>z</m:t>
        </m:r>
      </m:oMath>
      <w:r w:rsidR="00B02A83">
        <w:rPr>
          <w:rFonts w:ascii="宋体" w:eastAsia="宋体" w:hAnsi="宋体"/>
          <w:sz w:val="24"/>
        </w:rPr>
        <w:t>分别为眨眼序列和临床变量，</w:t>
      </w:r>
      <m:oMath>
        <m:sSub>
          <m:sSubPr>
            <m:ctrlPr>
              <w:rPr>
                <w:rFonts w:ascii="Cambria Math" w:hAnsi="Cambria Math"/>
              </w:rPr>
            </m:ctrlPr>
          </m:sSubPr>
          <m:e>
            <m:r>
              <w:rPr>
                <w:rFonts w:ascii="Cambria Math" w:eastAsia="Cambria Math" w:hAnsi="Cambria Math"/>
                <w:sz w:val="19"/>
                <w:szCs w:val="19"/>
              </w:rPr>
              <m:t>f</m:t>
            </m:r>
          </m:e>
          <m:sub>
            <m:r>
              <w:rPr>
                <w:rFonts w:ascii="Cambria Math" w:eastAsia="Cambria Math" w:hAnsi="Cambria Math"/>
                <w:sz w:val="19"/>
                <w:szCs w:val="19"/>
              </w:rPr>
              <m:t>θ</m:t>
            </m:r>
          </m:sub>
        </m:sSub>
      </m:oMath>
      <w:r w:rsidR="00B02A83">
        <w:rPr>
          <w:rFonts w:ascii="宋体" w:eastAsia="宋体" w:hAnsi="宋体"/>
          <w:sz w:val="24"/>
        </w:rPr>
        <w:t>、</w:t>
      </w:r>
      <m:oMath>
        <m:sSub>
          <m:sSubPr>
            <m:ctrlPr>
              <w:rPr>
                <w:rFonts w:ascii="Cambria Math" w:hAnsi="Cambria Math"/>
              </w:rPr>
            </m:ctrlPr>
          </m:sSubPr>
          <m:e>
            <m:r>
              <w:rPr>
                <w:rFonts w:ascii="Cambria Math" w:eastAsia="Cambria Math" w:hAnsi="Cambria Math"/>
                <w:sz w:val="19"/>
                <w:szCs w:val="19"/>
              </w:rPr>
              <m:t>g</m:t>
            </m:r>
          </m:e>
          <m:sub>
            <m:r>
              <w:rPr>
                <w:rFonts w:ascii="Cambria Math" w:eastAsia="Cambria Math" w:hAnsi="Cambria Math"/>
                <w:sz w:val="19"/>
                <w:szCs w:val="19"/>
              </w:rPr>
              <m:t>φ</m:t>
            </m:r>
          </m:sub>
        </m:sSub>
      </m:oMath>
      <w:r w:rsidR="00B02A83">
        <w:rPr>
          <w:rFonts w:ascii="宋体" w:eastAsia="宋体" w:hAnsi="宋体"/>
          <w:sz w:val="24"/>
        </w:rPr>
        <w:t>、</w:t>
      </w:r>
      <m:oMath>
        <m:sSub>
          <m:sSubPr>
            <m:ctrlPr>
              <w:rPr>
                <w:rFonts w:ascii="Cambria Math" w:hAnsi="Cambria Math"/>
              </w:rPr>
            </m:ctrlPr>
          </m:sSubPr>
          <m:e>
            <m:r>
              <w:rPr>
                <w:rFonts w:ascii="Cambria Math" w:eastAsia="Cambria Math" w:hAnsi="Cambria Math"/>
                <w:sz w:val="19"/>
                <w:szCs w:val="19"/>
              </w:rPr>
              <m:t>h</m:t>
            </m:r>
          </m:e>
          <m:sub>
            <m:r>
              <w:rPr>
                <w:rFonts w:ascii="Cambria Math" w:eastAsia="Cambria Math" w:hAnsi="Cambria Math"/>
                <w:sz w:val="19"/>
                <w:szCs w:val="19"/>
              </w:rPr>
              <m:t>ψ</m:t>
            </m:r>
          </m:sub>
        </m:sSub>
      </m:oMath>
      <w:r w:rsidR="00B02A83">
        <w:rPr>
          <w:rFonts w:ascii="宋体" w:eastAsia="宋体" w:hAnsi="宋体"/>
          <w:sz w:val="24"/>
        </w:rPr>
        <w:t>为相应编码器，</w:t>
      </w:r>
      <m:oMath>
        <m:r>
          <w:rPr>
            <w:rFonts w:ascii="Cambria Math" w:eastAsia="Cambria Math" w:hAnsi="Cambria Math"/>
            <w:sz w:val="19"/>
            <w:szCs w:val="19"/>
          </w:rPr>
          <m:t>∥</m:t>
        </m:r>
      </m:oMath>
      <w:r w:rsidR="00B02A83">
        <w:rPr>
          <w:rFonts w:ascii="宋体" w:eastAsia="宋体" w:hAnsi="宋体"/>
          <w:sz w:val="24"/>
        </w:rPr>
        <w:t>为特征拼接，</w:t>
      </w:r>
      <m:oMath>
        <m:r>
          <w:rPr>
            <w:rFonts w:ascii="Cambria Math" w:eastAsia="Cambria Math" w:hAnsi="Cambria Math"/>
            <w:sz w:val="19"/>
            <w:szCs w:val="19"/>
          </w:rPr>
          <m:t>σ</m:t>
        </m:r>
      </m:oMath>
      <w:r w:rsidR="00B02A83">
        <w:rPr>
          <w:rFonts w:ascii="宋体" w:eastAsia="宋体" w:hAnsi="宋体"/>
          <w:sz w:val="24"/>
        </w:rPr>
        <w:t>为Sigmoid函数。</w:t>
      </w:r>
    </w:p>
    <w:p w14:paraId="7A206A07" w14:textId="77777777" w:rsidR="00B02A83" w:rsidRPr="00372877" w:rsidRDefault="00B02A83" w:rsidP="00B02A83">
      <w:pPr>
        <w:ind w:firstLine="420"/>
        <w:jc w:val="both"/>
        <w:rPr>
          <w:rFonts w:ascii="宋体" w:eastAsia="宋体" w:hAnsi="宋体" w:hint="eastAsia"/>
        </w:rPr>
      </w:pPr>
      <w:r>
        <w:rPr>
          <w:rFonts w:ascii="宋体" w:eastAsia="宋体" w:hAnsi="宋体"/>
          <w:sz w:val="24"/>
        </w:rPr>
        <w:t>将干眼诊疗规则、视觉维持率与泪膜稳定性的合理关联及症状—体征关系转化为损失函数约束和后验校准规则，建立临床知识增强的多任务模型。采用概率校准和保形预测估计结果不确定性：高置信度时输出风险等级，临界结果自动延长测试，低质量或低置信度结果触发重测或拒绝判断。进一步构建序贯决策智能体，根据实时信息增益自适应选择下一视标难度、显示时间及是否结束测试，实现因人而异的检测流程。</w:t>
      </w:r>
    </w:p>
    <w:p w14:paraId="48908DC5" w14:textId="77777777" w:rsidR="00B02A83" w:rsidRPr="00372877" w:rsidRDefault="00B02A83" w:rsidP="00B02A83">
      <w:pPr>
        <w:ind w:firstLine="420"/>
        <w:jc w:val="both"/>
        <w:rPr>
          <w:rFonts w:ascii="宋体" w:eastAsia="宋体" w:hAnsi="宋体" w:hint="eastAsia"/>
        </w:rPr>
      </w:pPr>
      <w:r>
        <w:rPr>
          <w:rFonts w:ascii="宋体" w:eastAsia="宋体" w:hAnsi="宋体"/>
          <w:sz w:val="24"/>
        </w:rPr>
        <w:lastRenderedPageBreak/>
        <w:t>在此基础上，</w:t>
      </w:r>
      <w:r>
        <w:rPr>
          <w:rFonts w:ascii="宋体" w:eastAsia="宋体" w:hAnsi="宋体" w:hint="eastAsia"/>
          <w:sz w:val="24"/>
        </w:rPr>
        <w:t>利用</w:t>
      </w:r>
      <w:r>
        <w:rPr>
          <w:rFonts w:ascii="宋体" w:eastAsia="宋体" w:hAnsi="宋体"/>
          <w:sz w:val="24"/>
        </w:rPr>
        <w:t>医学大语言模型读取结构化风险结果和经审核的干眼知识库，生成包含证据来源、异常指标和就医建议的通俗</w:t>
      </w:r>
      <w:proofErr w:type="gramStart"/>
      <w:r>
        <w:rPr>
          <w:rFonts w:ascii="宋体" w:eastAsia="宋体" w:hAnsi="宋体"/>
          <w:sz w:val="24"/>
        </w:rPr>
        <w:t>解释</w:t>
      </w:r>
      <w:r>
        <w:rPr>
          <w:rFonts w:ascii="宋体" w:eastAsia="宋体" w:hAnsi="宋体" w:hint="eastAsia"/>
          <w:sz w:val="24"/>
        </w:rPr>
        <w:t>,</w:t>
      </w:r>
      <w:proofErr w:type="gramEnd"/>
      <w:r w:rsidRPr="00372877">
        <w:rPr>
          <w:rFonts w:ascii="宋体" w:eastAsia="宋体" w:hAnsi="宋体"/>
          <w:sz w:val="24"/>
        </w:rPr>
        <w:t>输出内容包括检测数据是否有效、干眼风险等级、主要异常指标以及规范就医建议。</w:t>
      </w:r>
    </w:p>
    <w:p w14:paraId="06C2C8DC" w14:textId="77777777" w:rsidR="002D0124" w:rsidRPr="00372877" w:rsidRDefault="002D0124" w:rsidP="00372877">
      <w:pPr>
        <w:spacing w:before="120"/>
        <w:jc w:val="both"/>
        <w:rPr>
          <w:rFonts w:ascii="宋体" w:eastAsia="宋体" w:hAnsi="宋体" w:hint="eastAsia"/>
        </w:rPr>
      </w:pPr>
      <w:r w:rsidRPr="00372877">
        <w:rPr>
          <w:rFonts w:ascii="宋体" w:eastAsia="宋体" w:hAnsi="宋体"/>
          <w:b/>
          <w:sz w:val="24"/>
        </w:rPr>
        <w:t>研究内容二：基于手机视觉任务的老视功能初筛（专家补充方向）</w:t>
      </w:r>
    </w:p>
    <w:p w14:paraId="79A053D8" w14:textId="77777777" w:rsidR="002D0124" w:rsidRPr="00372877" w:rsidRDefault="002D0124" w:rsidP="00372877">
      <w:pPr>
        <w:ind w:firstLine="420"/>
        <w:jc w:val="both"/>
        <w:rPr>
          <w:rFonts w:ascii="宋体" w:eastAsia="宋体" w:hAnsi="宋体" w:hint="eastAsia"/>
        </w:rPr>
      </w:pPr>
      <w:r w:rsidRPr="00372877">
        <w:rPr>
          <w:rFonts w:ascii="宋体" w:eastAsia="宋体" w:hAnsi="宋体"/>
          <w:sz w:val="24"/>
        </w:rPr>
        <w:t>初步考虑面向中老年人群设计近距离视标识别、不同字号或对比度切换、近远目标转换等任务，记录识别阈值、反应时间、视觉恢复速度以及可能的瞳孔或双眼集合反应，探索形成老视或调节功能下降的风险指标。以上内容仅作为初步设想，具体临床定位、任务设计和验证方案由老视专家进一步确定。</w:t>
      </w:r>
    </w:p>
    <w:p w14:paraId="567CF35E" w14:textId="77777777" w:rsidR="002D0124" w:rsidRPr="00372877" w:rsidRDefault="002D0124" w:rsidP="00372877">
      <w:pPr>
        <w:spacing w:before="120"/>
        <w:jc w:val="both"/>
        <w:rPr>
          <w:rFonts w:ascii="宋体" w:eastAsia="宋体" w:hAnsi="宋体" w:hint="eastAsia"/>
        </w:rPr>
      </w:pPr>
      <w:r w:rsidRPr="00372877">
        <w:rPr>
          <w:rFonts w:ascii="宋体" w:eastAsia="宋体" w:hAnsi="宋体"/>
          <w:b/>
          <w:sz w:val="24"/>
        </w:rPr>
        <w:t>研究内容三：基于手机摄像头的斜视及双眼视觉异常初筛（专家补充方向）</w:t>
      </w:r>
    </w:p>
    <w:p w14:paraId="12913C9C" w14:textId="77777777" w:rsidR="002D0124" w:rsidRDefault="002D0124" w:rsidP="00372877">
      <w:pPr>
        <w:ind w:firstLine="420"/>
        <w:jc w:val="both"/>
        <w:rPr>
          <w:ins w:id="14" w:author="Hong Liu" w:date="2026-09-10T09:59:00Z" w16du:dateUtc="2026-09-10T01:59:00Z"/>
          <w:rFonts w:ascii="宋体" w:eastAsia="宋体" w:hAnsi="宋体"/>
          <w:sz w:val="24"/>
        </w:rPr>
      </w:pPr>
      <w:r w:rsidRPr="00372877">
        <w:rPr>
          <w:rFonts w:ascii="宋体" w:eastAsia="宋体" w:hAnsi="宋体"/>
          <w:sz w:val="24"/>
        </w:rPr>
        <w:t>初步考虑通过固定目标注视、移动目标追踪或其他标准化视觉任务，利用手机摄像头分析双眼相对位置、注视稳定性、眼球运动轨迹和双眼协调特征，对明显眼位异常或斜视风险进行初步提示。以上内容仅作为初步设想，具体筛查病种、测试动作、临床金标准和准确性要求由斜视专家进一步确定。</w:t>
      </w:r>
    </w:p>
    <w:p w14:paraId="24172D9A" w14:textId="74507273" w:rsidR="00C257D1" w:rsidRPr="00C257D1" w:rsidRDefault="00C257D1" w:rsidP="00C257D1">
      <w:pPr>
        <w:ind w:firstLine="420"/>
        <w:jc w:val="both"/>
        <w:rPr>
          <w:ins w:id="15" w:author="Hong Liu" w:date="2026-09-10T09:59:00Z"/>
          <w:rFonts w:ascii="宋体" w:eastAsia="宋体" w:hAnsi="宋体"/>
        </w:rPr>
      </w:pPr>
      <w:ins w:id="16" w:author="Hong Liu" w:date="2026-09-10T09:59:00Z">
        <w:r w:rsidRPr="00C257D1">
          <w:rPr>
            <w:rFonts w:ascii="宋体" w:eastAsia="宋体" w:hAnsi="宋体"/>
          </w:rPr>
          <w:t>本</w:t>
        </w:r>
      </w:ins>
      <w:ins w:id="17" w:author="Hong Liu" w:date="2026-09-10T09:59:00Z" w16du:dateUtc="2026-09-10T01:59:00Z">
        <w:r>
          <w:rPr>
            <w:rFonts w:ascii="宋体" w:eastAsia="宋体" w:hAnsi="宋体" w:hint="eastAsia"/>
          </w:rPr>
          <w:t>部分</w:t>
        </w:r>
      </w:ins>
      <w:ins w:id="18" w:author="Hong Liu" w:date="2026-09-10T09:59:00Z">
        <w:r w:rsidRPr="00C257D1">
          <w:rPr>
            <w:rFonts w:ascii="宋体" w:eastAsia="宋体" w:hAnsi="宋体"/>
          </w:rPr>
          <w:t>按“多任务交互测试体系构建—眼位与眼动生物标志物提取—风险分层模型建立—临床验证与纵向管理”四个层次开展研究。通过手机屏幕呈现标准化视标，并结合前置摄像头视频流和交互应答，在受试者主动或家长协助的短时任务中获得眼位偏斜、注视再注视运动和双眼协调等客观参数，进而实现斜视风险的智能筛查。手机端结果定位为初筛和随访工具，结果异常或可疑时建议尽快到专科就诊，不替代临床确诊。</w:t>
        </w:r>
      </w:ins>
    </w:p>
    <w:p w14:paraId="283D22AC" w14:textId="77777777" w:rsidR="00C257D1" w:rsidRPr="00C257D1" w:rsidRDefault="00C257D1" w:rsidP="00C257D1">
      <w:pPr>
        <w:ind w:firstLine="420"/>
        <w:jc w:val="both"/>
        <w:rPr>
          <w:ins w:id="19" w:author="Hong Liu" w:date="2026-09-10T09:59:00Z"/>
          <w:rFonts w:ascii="宋体" w:eastAsia="宋体" w:hAnsi="宋体"/>
        </w:rPr>
      </w:pPr>
      <w:ins w:id="20" w:author="Hong Liu" w:date="2026-09-10T09:59:00Z">
        <w:r w:rsidRPr="00C257D1">
          <w:rPr>
            <w:rFonts w:ascii="宋体" w:eastAsia="宋体" w:hAnsi="宋体"/>
            <w:b/>
            <w:bCs/>
          </w:rPr>
          <w:t>（1）标准化多任务交互测试体系设计</w:t>
        </w:r>
        <w:r w:rsidRPr="00C257D1">
          <w:rPr>
            <w:rFonts w:ascii="宋体" w:eastAsia="宋体" w:hAnsi="宋体"/>
          </w:rPr>
          <w:br/>
          <w:t>在儿童友好型界面下，设计一系列循序渐进的眼位与眼动测试模块，总时长控制在3</w:t>
        </w:r>
        <w:r w:rsidRPr="00C257D1">
          <w:rPr>
            <w:rFonts w:ascii="宋体" w:eastAsia="宋体" w:hAnsi="宋体"/>
          </w:rPr>
          <w:noBreakHyphen/>
          <w:t>5分钟，包含以下核心任务：</w:t>
        </w:r>
      </w:ins>
    </w:p>
    <w:p w14:paraId="4C67DD07" w14:textId="06CF4039" w:rsidR="00C257D1" w:rsidRPr="00C257D1" w:rsidRDefault="00C257D1" w:rsidP="00C257D1">
      <w:pPr>
        <w:ind w:firstLine="420"/>
        <w:jc w:val="both"/>
        <w:rPr>
          <w:ins w:id="21" w:author="Hong Liu" w:date="2026-09-10T09:59:00Z"/>
          <w:rFonts w:ascii="宋体" w:eastAsia="宋体" w:hAnsi="宋体"/>
        </w:rPr>
      </w:pPr>
      <w:ins w:id="22" w:author="Hong Liu" w:date="2026-09-10T10:03:00Z">
        <w:r w:rsidRPr="00C257D1">
          <w:rPr>
            <w:rFonts w:ascii="宋体" w:eastAsia="宋体" w:hAnsi="宋体"/>
          </w:rPr>
          <w:t>① 注视稳定性测试（角膜映光法等效）：屏幕中央呈现一个动态闪烁、高对比度的卡通注视点，引导受试者保持稳定注视。手机前置摄像头同步采集双眼近距图像，实时定位瞳孔中心与角膜映光点（第1 Purkinje像，利用屏幕自身发光或</w:t>
        </w:r>
      </w:ins>
      <w:ins w:id="23" w:author="Hong Liu" w:date="2026-09-10T10:04:00Z" w16du:dateUtc="2026-09-10T02:04:00Z">
        <w:r w:rsidR="003C1A61">
          <w:rPr>
            <w:rFonts w:ascii="宋体" w:eastAsia="宋体" w:hAnsi="宋体" w:hint="eastAsia"/>
          </w:rPr>
          <w:t>前置闪光灯形成</w:t>
        </w:r>
      </w:ins>
      <w:ins w:id="24" w:author="Hong Liu" w:date="2026-09-10T10:03:00Z">
        <w:r w:rsidRPr="00C257D1">
          <w:rPr>
            <w:rFonts w:ascii="宋体" w:eastAsia="宋体" w:hAnsi="宋体"/>
          </w:rPr>
          <w:t>）。计算每只眼睛映光点相对于瞳孔中心的偏移量，并比较双眼的对称性。若某一眼的映光点明显偏离瞳孔中心（如位于瞳孔缘外侧或内侧），则提示存在显性斜视，瞳孔－映光点位移程度可近似换算斜视度数。测试过程中同步监测头部偏转、注视稳定性和照明条件，自动剔除质量不合格的帧，确保所得数据反映的是第一眼位静态眼位。该任务作为整个筛查流程的第一步，仅评估基础的前方注视显斜，为后续交替遮盖与动态追踪提供基线。</w:t>
        </w:r>
      </w:ins>
      <w:ins w:id="25" w:author="Hong Liu" w:date="2026-09-10T09:59:00Z">
        <w:r w:rsidRPr="00C257D1">
          <w:rPr>
            <w:rFonts w:ascii="宋体" w:eastAsia="宋体" w:hAnsi="宋体"/>
          </w:rPr>
          <w:br/>
        </w:r>
      </w:ins>
      <w:ins w:id="26" w:author="Hong Liu" w:date="2026-09-10T10:01:00Z" w16du:dateUtc="2026-09-10T02:01:00Z">
        <w:r>
          <w:rPr>
            <w:rFonts w:ascii="宋体" w:eastAsia="宋体" w:hAnsi="宋体" w:hint="eastAsia"/>
          </w:rPr>
          <w:t xml:space="preserve">  </w:t>
        </w:r>
      </w:ins>
      <w:ins w:id="27" w:author="Hong Liu" w:date="2026-09-10T09:59:00Z">
        <w:r w:rsidRPr="00C257D1">
          <w:rPr>
            <w:rFonts w:ascii="宋体" w:eastAsia="宋体" w:hAnsi="宋体"/>
          </w:rPr>
          <w:t>② 交替遮盖诱发测试：屏幕中心出现闪烁注视点，同时通过动画提示或语音指导受试者与家长配合完成单眼与双眼快速的“遮盖</w:t>
        </w:r>
        <w:r w:rsidRPr="00C257D1">
          <w:rPr>
            <w:rFonts w:ascii="宋体" w:eastAsia="宋体" w:hAnsi="宋体"/>
          </w:rPr>
          <w:noBreakHyphen/>
          <w:t>去遮盖”模拟动作（如受试者掌心遮挡屏幕侧方摄像头区域，手机检测摄像头被遮挡的瞬间作为遮盖标记，或采用屏幕局部黑屏模拟“遮盖”一单眼）。在遮盖解除时，分析被遮盖眼的再注视运动偏移量和速度，以此量化隐斜或间歇性斜视的偏移程度。</w:t>
        </w:r>
        <w:r w:rsidRPr="00C257D1">
          <w:rPr>
            <w:rFonts w:ascii="宋体" w:eastAsia="宋体" w:hAnsi="宋体"/>
          </w:rPr>
          <w:br/>
        </w:r>
      </w:ins>
      <w:ins w:id="28" w:author="Hong Liu" w:date="2026-09-10T10:02:00Z" w16du:dateUtc="2026-09-10T02:02:00Z">
        <w:r>
          <w:rPr>
            <w:rFonts w:ascii="宋体" w:eastAsia="宋体" w:hAnsi="宋体" w:hint="eastAsia"/>
          </w:rPr>
          <w:lastRenderedPageBreak/>
          <w:t xml:space="preserve">  </w:t>
        </w:r>
      </w:ins>
      <w:ins w:id="29" w:author="Hong Liu" w:date="2026-09-10T09:59:00Z">
        <w:r w:rsidRPr="00C257D1">
          <w:rPr>
            <w:rFonts w:ascii="宋体" w:eastAsia="宋体" w:hAnsi="宋体"/>
          </w:rPr>
          <w:t>③ 水平/垂直动态追踪测试：屏幕上一亮色小球沿水平、垂直及斜向轨迹缓慢移动（速度5</w:t>
        </w:r>
        <w:r w:rsidRPr="00C257D1">
          <w:rPr>
            <w:rFonts w:ascii="宋体" w:eastAsia="宋体" w:hAnsi="宋体"/>
          </w:rPr>
          <w:noBreakHyphen/>
          <w:t>10°/s），要求受试者仅用双眼跟随小球移动并尝试保持注视。摄像头同步记录双眼运动轨迹、追随平滑度及双眼位置差异，检测运动协调障碍、注视麻痹或明显的眼位分离。</w:t>
        </w:r>
        <w:r w:rsidRPr="00C257D1">
          <w:rPr>
            <w:rFonts w:ascii="宋体" w:eastAsia="宋体" w:hAnsi="宋体"/>
          </w:rPr>
          <w:br/>
        </w:r>
      </w:ins>
      <w:ins w:id="30" w:author="Hong Liu" w:date="2026-09-10T10:04:00Z" w16du:dateUtc="2026-09-10T02:04:00Z">
        <w:r w:rsidR="00C31DA8">
          <w:rPr>
            <w:rFonts w:ascii="宋体" w:eastAsia="宋体" w:hAnsi="宋体" w:hint="eastAsia"/>
          </w:rPr>
          <w:t xml:space="preserve">  </w:t>
        </w:r>
      </w:ins>
      <w:ins w:id="31" w:author="Hong Liu" w:date="2026-09-10T09:59:00Z">
        <w:r w:rsidRPr="00C257D1">
          <w:rPr>
            <w:rFonts w:ascii="宋体" w:eastAsia="宋体" w:hAnsi="宋体"/>
          </w:rPr>
          <w:t>④ 远</w:t>
        </w:r>
        <w:r w:rsidRPr="00C257D1">
          <w:rPr>
            <w:rFonts w:ascii="宋体" w:eastAsia="宋体" w:hAnsi="宋体"/>
          </w:rPr>
          <w:noBreakHyphen/>
          <w:t>近注视切换测试：屏幕交替呈现近距（约33 cm对应视标）与远距（约2 m等效视标，通过缩小视标大小模拟）的注视目标，记录切换过程中双眼集合与分开的动态响应，评估集合不足或过度发散等双眼协调问题。</w:t>
        </w:r>
        <w:r w:rsidRPr="00C257D1">
          <w:rPr>
            <w:rFonts w:ascii="宋体" w:eastAsia="宋体" w:hAnsi="宋体"/>
          </w:rPr>
          <w:br/>
        </w:r>
      </w:ins>
      <w:ins w:id="32" w:author="Hong Liu" w:date="2026-09-10T10:02:00Z" w16du:dateUtc="2026-09-10T02:02:00Z">
        <w:r>
          <w:rPr>
            <w:rFonts w:ascii="宋体" w:eastAsia="宋体" w:hAnsi="宋体" w:hint="eastAsia"/>
          </w:rPr>
          <w:t xml:space="preserve">  </w:t>
        </w:r>
      </w:ins>
      <w:ins w:id="33" w:author="Hong Liu" w:date="2026-09-10T09:59:00Z">
        <w:r w:rsidRPr="00C257D1">
          <w:rPr>
            <w:rFonts w:ascii="宋体" w:eastAsia="宋体" w:hAnsi="宋体"/>
          </w:rPr>
          <w:t>每一任务均预设年龄适应的视标大小、颜色和动画速度，测试前录制头部姿态校准视频，并记录基础视力、屈光状态、注视距离及环境光照，作为后续参数校正的协变量。</w:t>
        </w:r>
      </w:ins>
    </w:p>
    <w:p w14:paraId="47972664" w14:textId="701F3B12" w:rsidR="00C257D1" w:rsidRPr="00C257D1" w:rsidRDefault="00C257D1" w:rsidP="00C257D1">
      <w:pPr>
        <w:ind w:firstLine="420"/>
        <w:jc w:val="both"/>
        <w:rPr>
          <w:ins w:id="34" w:author="Hong Liu" w:date="2026-09-10T09:59:00Z"/>
          <w:rFonts w:ascii="宋体" w:eastAsia="宋体" w:hAnsi="宋体"/>
        </w:rPr>
      </w:pPr>
      <w:ins w:id="35" w:author="Hong Liu" w:date="2026-09-10T09:59:00Z">
        <w:r w:rsidRPr="00C257D1">
          <w:rPr>
            <w:rFonts w:ascii="宋体" w:eastAsia="宋体" w:hAnsi="宋体"/>
            <w:b/>
            <w:bCs/>
          </w:rPr>
          <w:t>（2）基于深度学习的眼部特征实时定位与生物标志物提取</w:t>
        </w:r>
        <w:r w:rsidRPr="00C257D1">
          <w:rPr>
            <w:rFonts w:ascii="宋体" w:eastAsia="宋体" w:hAnsi="宋体"/>
          </w:rPr>
          <w:br/>
          <w:t>采用轻量化视觉特征提取模型对摄像头视频流进行逐帧分析，实现以下关键处理：</w:t>
        </w:r>
      </w:ins>
    </w:p>
    <w:p w14:paraId="0CA8A3CC" w14:textId="46131AB4" w:rsidR="00C257D1" w:rsidRPr="00C257D1" w:rsidRDefault="00C257D1" w:rsidP="00C257D1">
      <w:pPr>
        <w:ind w:firstLine="420"/>
        <w:jc w:val="both"/>
        <w:rPr>
          <w:ins w:id="36" w:author="Hong Liu" w:date="2026-09-10T09:59:00Z"/>
          <w:rFonts w:ascii="宋体" w:eastAsia="宋体" w:hAnsi="宋体"/>
        </w:rPr>
      </w:pPr>
      <w:ins w:id="37" w:author="Hong Liu" w:date="2026-09-10T09:59:00Z">
        <w:r w:rsidRPr="00C257D1">
          <w:rPr>
            <w:rFonts w:ascii="宋体" w:eastAsia="宋体" w:hAnsi="宋体"/>
          </w:rPr>
          <w:t>① 双眼区域检测与关键点定位：使用人脸</w:t>
        </w:r>
        <w:r w:rsidRPr="00C257D1">
          <w:rPr>
            <w:rFonts w:ascii="宋体" w:eastAsia="宋体" w:hAnsi="宋体"/>
          </w:rPr>
          <w:noBreakHyphen/>
          <w:t>眼睛landmark检测器分割双眼区域，在此基础上定位瞳孔中心、角膜反光点（第1 Purkinje像）及内眦/外眦参考点。采用数据增强（翻转、缩放、亮度扰动）和合成样本训练，以应对不同肤色、光照和眼部大小差异。</w:t>
        </w:r>
        <w:r w:rsidRPr="00C257D1">
          <w:rPr>
            <w:rFonts w:ascii="宋体" w:eastAsia="宋体" w:hAnsi="宋体"/>
          </w:rPr>
          <w:br/>
        </w:r>
      </w:ins>
      <w:ins w:id="38" w:author="Hong Liu" w:date="2026-09-10T10:05:00Z" w16du:dateUtc="2026-09-10T02:05:00Z">
        <w:r w:rsidR="00C31DA8">
          <w:rPr>
            <w:rFonts w:ascii="宋体" w:eastAsia="宋体" w:hAnsi="宋体" w:hint="eastAsia"/>
          </w:rPr>
          <w:t xml:space="preserve">  </w:t>
        </w:r>
      </w:ins>
      <w:ins w:id="39" w:author="Hong Liu" w:date="2026-09-10T09:59:00Z">
        <w:r w:rsidRPr="00C257D1">
          <w:rPr>
            <w:rFonts w:ascii="宋体" w:eastAsia="宋体" w:hAnsi="宋体"/>
          </w:rPr>
          <w:t>② 眼位偏斜向量计算：计算每帧双眼瞳孔</w:t>
        </w:r>
        <w:r w:rsidRPr="00C257D1">
          <w:rPr>
            <w:rFonts w:ascii="宋体" w:eastAsia="宋体" w:hAnsi="宋体"/>
          </w:rPr>
          <w:noBreakHyphen/>
          <w:t>角膜反光点向量的差值，提取水平偏斜量（H</w:t>
        </w:r>
        <w:r w:rsidRPr="00C257D1">
          <w:rPr>
            <w:rFonts w:ascii="宋体" w:eastAsia="宋体" w:hAnsi="宋体"/>
          </w:rPr>
          <w:noBreakHyphen/>
          <w:t>DE,单位像素）和垂直偏斜量（V</w:t>
        </w:r>
        <w:r w:rsidRPr="00C257D1">
          <w:rPr>
            <w:rFonts w:ascii="宋体" w:eastAsia="宋体" w:hAnsi="宋体"/>
          </w:rPr>
          <w:noBreakHyphen/>
          <w:t>DE），经距离和相机内参标定后转换为近似棱镜度（△）。对注视稳定性任务，取3秒内连续有效帧的偏斜量均值及标准差，判定显性斜视风险。</w:t>
        </w:r>
        <w:r w:rsidRPr="00C257D1">
          <w:rPr>
            <w:rFonts w:ascii="宋体" w:eastAsia="宋体" w:hAnsi="宋体"/>
          </w:rPr>
          <w:br/>
        </w:r>
      </w:ins>
      <w:ins w:id="40" w:author="Hong Liu" w:date="2026-09-10T10:07:00Z" w16du:dateUtc="2026-09-10T02:07:00Z">
        <w:r w:rsidR="00C31DA8">
          <w:rPr>
            <w:rFonts w:ascii="宋体" w:eastAsia="宋体" w:hAnsi="宋体" w:hint="eastAsia"/>
          </w:rPr>
          <w:t xml:space="preserve">  </w:t>
        </w:r>
      </w:ins>
      <w:ins w:id="41" w:author="Hong Liu" w:date="2026-09-10T09:59:00Z">
        <w:r w:rsidRPr="00C257D1">
          <w:rPr>
            <w:rFonts w:ascii="宋体" w:eastAsia="宋体" w:hAnsi="宋体"/>
          </w:rPr>
          <w:t>③ 再注视运动事件检测：在交替遮盖任务中，利用光流和帧间差异检测遮盖解除后0.5秒内的眼位快速复位运动，提取偏移幅度（△）、复位速度（°/s）及残余偏移量，依据受试者正常对照数据建立的阈值判断隐斜性质。</w:t>
        </w:r>
        <w:r w:rsidRPr="00C257D1">
          <w:rPr>
            <w:rFonts w:ascii="宋体" w:eastAsia="宋体" w:hAnsi="宋体"/>
          </w:rPr>
          <w:br/>
        </w:r>
      </w:ins>
      <w:ins w:id="42" w:author="Hong Liu" w:date="2026-09-10T10:07:00Z" w16du:dateUtc="2026-09-10T02:07:00Z">
        <w:r w:rsidR="00C31DA8">
          <w:rPr>
            <w:rFonts w:ascii="宋体" w:eastAsia="宋体" w:hAnsi="宋体" w:hint="eastAsia"/>
          </w:rPr>
          <w:t xml:space="preserve">  </w:t>
        </w:r>
      </w:ins>
      <w:ins w:id="43" w:author="Hong Liu" w:date="2026-09-10T09:59:00Z">
        <w:r w:rsidRPr="00C257D1">
          <w:rPr>
            <w:rFonts w:ascii="宋体" w:eastAsia="宋体" w:hAnsi="宋体"/>
          </w:rPr>
          <w:t>④ 追随运动协调性指标：在动态追踪任务中，计算双眼运动方向的一致性、主序眼与偏斜眼的平均位置差及轨迹交叉相关性，定义双眼对称性指数（BSI），BSI显著低于正常范围提示双眼协调障碍。</w:t>
        </w:r>
        <w:r w:rsidRPr="00C257D1">
          <w:rPr>
            <w:rFonts w:ascii="宋体" w:eastAsia="宋体" w:hAnsi="宋体"/>
          </w:rPr>
          <w:br/>
        </w:r>
      </w:ins>
      <w:ins w:id="44" w:author="Hong Liu" w:date="2026-09-10T10:08:00Z" w16du:dateUtc="2026-09-10T02:08:00Z">
        <w:r w:rsidR="00C31DA8">
          <w:rPr>
            <w:rFonts w:ascii="宋体" w:eastAsia="宋体" w:hAnsi="宋体" w:hint="eastAsia"/>
          </w:rPr>
          <w:t xml:space="preserve">  </w:t>
        </w:r>
      </w:ins>
      <w:ins w:id="45" w:author="Hong Liu" w:date="2026-09-10T09:59:00Z">
        <w:r w:rsidRPr="00C257D1">
          <w:rPr>
            <w:rFonts w:ascii="宋体" w:eastAsia="宋体" w:hAnsi="宋体"/>
          </w:rPr>
          <w:t>⑤ 远</w:t>
        </w:r>
        <w:r w:rsidRPr="00C257D1">
          <w:rPr>
            <w:rFonts w:ascii="宋体" w:eastAsia="宋体" w:hAnsi="宋体"/>
          </w:rPr>
          <w:noBreakHyphen/>
          <w:t>近切换时间与集合幅度：分析切换注视距离后双眼视轴角度的变化速率和最终稳定位置，计算集合反应时间和集合偏移量，筛查集合不足或过度发散。</w:t>
        </w:r>
        <w:r w:rsidRPr="00C257D1">
          <w:rPr>
            <w:rFonts w:ascii="宋体" w:eastAsia="宋体" w:hAnsi="宋体"/>
          </w:rPr>
          <w:br/>
        </w:r>
      </w:ins>
      <w:ins w:id="46" w:author="Hong Liu" w:date="2026-09-10T10:08:00Z" w16du:dateUtc="2026-09-10T02:08:00Z">
        <w:r w:rsidR="00C31DA8">
          <w:rPr>
            <w:rFonts w:ascii="宋体" w:eastAsia="宋体" w:hAnsi="宋体" w:hint="eastAsia"/>
          </w:rPr>
          <w:t xml:space="preserve">  </w:t>
        </w:r>
      </w:ins>
      <w:ins w:id="47" w:author="Hong Liu" w:date="2026-09-10T09:59:00Z">
        <w:r w:rsidRPr="00C257D1">
          <w:rPr>
            <w:rFonts w:ascii="宋体" w:eastAsia="宋体" w:hAnsi="宋体"/>
          </w:rPr>
          <w:t>所有特征提取均内嵌质量评估模块（如头部偏转角过大、瞳孔模糊时自动丢弃），并输出帧级置信度，最终聚合为测试级的斜视风险生物标志向量。</w:t>
        </w:r>
      </w:ins>
    </w:p>
    <w:p w14:paraId="3CA077F1" w14:textId="77777777" w:rsidR="00C257D1" w:rsidRPr="00C257D1" w:rsidRDefault="00C257D1" w:rsidP="00C257D1">
      <w:pPr>
        <w:ind w:firstLine="420"/>
        <w:jc w:val="both"/>
        <w:rPr>
          <w:ins w:id="48" w:author="Hong Liu" w:date="2026-09-10T09:59:00Z"/>
          <w:rFonts w:ascii="宋体" w:eastAsia="宋体" w:hAnsi="宋体"/>
        </w:rPr>
      </w:pPr>
      <w:ins w:id="49" w:author="Hong Liu" w:date="2026-09-10T09:59:00Z">
        <w:r w:rsidRPr="00C257D1">
          <w:rPr>
            <w:rFonts w:ascii="宋体" w:eastAsia="宋体" w:hAnsi="宋体"/>
            <w:b/>
            <w:bCs/>
          </w:rPr>
          <w:t>（3）多指标融合的斜视风险分层模型与可解释性输出</w:t>
        </w:r>
        <w:r w:rsidRPr="00C257D1">
          <w:rPr>
            <w:rFonts w:ascii="宋体" w:eastAsia="宋体" w:hAnsi="宋体"/>
          </w:rPr>
          <w:br/>
          <w:t>将各任务提取的眼位偏斜量、再注视偏移幅度、双眼对称性指数、集合反应时间等标志物，结合年龄、基础屈光状态和测试环境变量，输入基于梯度提升树（</w:t>
        </w:r>
        <w:proofErr w:type="spellStart"/>
        <w:r w:rsidRPr="00C257D1">
          <w:rPr>
            <w:rFonts w:ascii="宋体" w:eastAsia="宋体" w:hAnsi="宋体"/>
          </w:rPr>
          <w:t>LightGBM</w:t>
        </w:r>
        <w:proofErr w:type="spellEnd"/>
        <w:r w:rsidRPr="00C257D1">
          <w:rPr>
            <w:rFonts w:ascii="宋体" w:eastAsia="宋体" w:hAnsi="宋体"/>
          </w:rPr>
          <w:t>/</w:t>
        </w:r>
        <w:proofErr w:type="spellStart"/>
        <w:r w:rsidRPr="00C257D1">
          <w:rPr>
            <w:rFonts w:ascii="宋体" w:eastAsia="宋体" w:hAnsi="宋体"/>
          </w:rPr>
          <w:t>CatBoost</w:t>
        </w:r>
        <w:proofErr w:type="spellEnd"/>
        <w:r w:rsidRPr="00C257D1">
          <w:rPr>
            <w:rFonts w:ascii="宋体" w:eastAsia="宋体" w:hAnsi="宋体"/>
          </w:rPr>
          <w:t>）或小样本兼容的贝叶斯层次模型，输出斜视风险概率及三级分层标签。模型训练以临床三棱镜交替遮盖试验斜视度、同视机融合范围及立体视锐度作为叠加标签，并按循证方案设置风险阈值：例如，注视偏差持续≥10△（水平）或5△（垂直）判为高度疑似斜视；遮盖试验诱发再注视偏移≥6△判为可疑阳性；其余为未见异常。</w:t>
        </w:r>
      </w:ins>
    </w:p>
    <w:p w14:paraId="7326202E" w14:textId="77777777" w:rsidR="00C257D1" w:rsidRPr="00C257D1" w:rsidRDefault="00C257D1" w:rsidP="00C257D1">
      <w:pPr>
        <w:ind w:firstLine="420"/>
        <w:jc w:val="both"/>
        <w:rPr>
          <w:ins w:id="50" w:author="Hong Liu" w:date="2026-09-10T09:59:00Z"/>
          <w:rFonts w:ascii="宋体" w:eastAsia="宋体" w:hAnsi="宋体"/>
        </w:rPr>
      </w:pPr>
      <w:ins w:id="51" w:author="Hong Liu" w:date="2026-09-10T09:59:00Z">
        <w:r w:rsidRPr="00C257D1">
          <w:rPr>
            <w:rFonts w:ascii="宋体" w:eastAsia="宋体" w:hAnsi="宋体"/>
          </w:rPr>
          <w:lastRenderedPageBreak/>
          <w:t>同时，利用事后解释技术（SHAP或LIME）输出各特征的风险贡献度，生成通俗报告：“双眼追踪时右眼多次偏向外侧，水平偏移平均12△，建议进一步斜视专科检查”。当视频质量不足、关键帧缺失或受试者配合度低时，模型自动输出“测试质量不佳，请重新测试”或“结果不确定”的拒判提示。通过医学大语言模型整合儿童年龄、风险等级及关键异常特征，生成包含就诊建议和家庭观察要点的结构化报告。</w:t>
        </w:r>
      </w:ins>
    </w:p>
    <w:p w14:paraId="18AD776E" w14:textId="55BE420B" w:rsidR="00C257D1" w:rsidRDefault="00C257D1" w:rsidP="00C257D1">
      <w:pPr>
        <w:ind w:firstLine="420"/>
        <w:jc w:val="both"/>
        <w:rPr>
          <w:ins w:id="52" w:author="Hong Liu" w:date="2026-09-10T10:14:00Z" w16du:dateUtc="2026-09-10T02:14:00Z"/>
          <w:rFonts w:ascii="宋体" w:eastAsia="宋体" w:hAnsi="宋体" w:hint="eastAsia"/>
        </w:rPr>
      </w:pPr>
      <w:ins w:id="53" w:author="Hong Liu" w:date="2026-09-10T09:59:00Z">
        <w:r w:rsidRPr="00C257D1">
          <w:rPr>
            <w:rFonts w:ascii="宋体" w:eastAsia="宋体" w:hAnsi="宋体"/>
            <w:b/>
            <w:bCs/>
          </w:rPr>
          <w:t>（4）临床对照验证与儿童眼位纵向管理</w:t>
        </w:r>
      </w:ins>
    </w:p>
    <w:p w14:paraId="2BB9782A" w14:textId="77777777" w:rsidR="00827835" w:rsidRDefault="00827835" w:rsidP="00C257D1">
      <w:pPr>
        <w:ind w:firstLine="420"/>
        <w:jc w:val="both"/>
        <w:rPr>
          <w:ins w:id="54" w:author="Hong Liu" w:date="2026-09-10T10:14:00Z" w16du:dateUtc="2026-09-10T02:14:00Z"/>
          <w:rFonts w:ascii="宋体" w:eastAsia="宋体" w:hAnsi="宋体"/>
        </w:rPr>
      </w:pPr>
      <w:ins w:id="55" w:author="Hong Liu" w:date="2026-09-10T10:14:00Z">
        <w:r w:rsidRPr="00827835">
          <w:rPr>
            <w:rFonts w:ascii="宋体" w:eastAsia="宋体" w:hAnsi="宋体"/>
          </w:rPr>
          <w:t>进行横断面诊断验证研究，计划纳入≥500例3</w:t>
        </w:r>
        <w:r w:rsidRPr="00827835">
          <w:rPr>
            <w:rFonts w:ascii="宋体" w:eastAsia="宋体" w:hAnsi="宋体"/>
          </w:rPr>
          <w:noBreakHyphen/>
          <w:t>12岁受试者，包括经眼科确诊的正位儿童（对照组）和各类斜视患儿（隐斜视、间歇性外斜视、调节性内斜视及恒定性斜视），排除合并显著弱视、高度屈光不正或眼部手术史的儿童。所有受试者在标准化光照和屈光矫正条件下，于同一次访视中先后完成手机端斜视筛查全套任务和临床金标准检查（遮盖</w:t>
        </w:r>
        <w:r w:rsidRPr="00827835">
          <w:rPr>
            <w:rFonts w:ascii="宋体" w:eastAsia="宋体" w:hAnsi="宋体"/>
          </w:rPr>
          <w:noBreakHyphen/>
          <w:t>去遮盖试验、三棱镜交替遮盖、同视机融合范围、Titmus立体图），部分受试者额外进行眼球运动录像及同视机九方位斜视度测量，作为细粒度参考。以临床诊断结果为金标准，计算手机筛查检出各类斜视的敏感度、特异度、阳性预测值、阴性预测值及ROC曲线下面积；同时将手机输出的眼位偏斜量、再注视偏移等连续参数与三棱镜交替遮盖试验斜视度进行相关分析和一致性评价（Pearson/Spearman相关系数、Bland</w:t>
        </w:r>
        <w:r w:rsidRPr="00827835">
          <w:rPr>
            <w:rFonts w:ascii="宋体" w:eastAsia="宋体" w:hAnsi="宋体"/>
          </w:rPr>
          <w:noBreakHyphen/>
          <w:t>Altman一致性界限）。</w:t>
        </w:r>
      </w:ins>
    </w:p>
    <w:p w14:paraId="2E858E03" w14:textId="1ECCA3ED" w:rsidR="00827835" w:rsidRPr="00C257D1" w:rsidRDefault="00827835" w:rsidP="00C257D1">
      <w:pPr>
        <w:ind w:firstLine="420"/>
        <w:jc w:val="both"/>
        <w:rPr>
          <w:ins w:id="56" w:author="Hong Liu" w:date="2026-09-10T09:59:00Z"/>
          <w:rFonts w:ascii="宋体" w:eastAsia="宋体" w:hAnsi="宋体" w:hint="eastAsia"/>
        </w:rPr>
      </w:pPr>
      <w:ins w:id="57" w:author="Hong Liu" w:date="2026-09-10T10:14:00Z">
        <w:r w:rsidRPr="00827835">
          <w:rPr>
            <w:rFonts w:ascii="宋体" w:eastAsia="宋体" w:hAnsi="宋体"/>
          </w:rPr>
          <w:t>为验证可重复性，随机选取100例受试者在1</w:t>
        </w:r>
        <w:r w:rsidRPr="00827835">
          <w:rPr>
            <w:rFonts w:ascii="宋体" w:eastAsia="宋体" w:hAnsi="宋体"/>
          </w:rPr>
          <w:noBreakHyphen/>
          <w:t>2周内重复完成手机端测试，计算主要筛查指标的重测信度（组内相关系数ICC或加权Kappa系数），评估不同测试条件、不同时间点下的结果稳定性。在此基础上，为每位受试者建立电子眼位档案，形成个体持续可追踪的眼位数据，支撑后续长期随访与纵向管理。</w:t>
        </w:r>
      </w:ins>
    </w:p>
    <w:p w14:paraId="51CB6E08" w14:textId="57F50BB1" w:rsidR="00C257D1" w:rsidRPr="00C257D1" w:rsidRDefault="00C257D1" w:rsidP="00C257D1">
      <w:pPr>
        <w:ind w:firstLine="420"/>
        <w:jc w:val="both"/>
        <w:rPr>
          <w:ins w:id="58" w:author="Hong Liu" w:date="2026-09-10T09:59:00Z"/>
          <w:rFonts w:ascii="宋体" w:eastAsia="宋体" w:hAnsi="宋体"/>
        </w:rPr>
      </w:pPr>
      <w:ins w:id="59" w:author="Hong Liu" w:date="2026-09-10T09:59:00Z">
        <w:r w:rsidRPr="00C257D1">
          <w:rPr>
            <w:rFonts w:ascii="宋体" w:eastAsia="宋体" w:hAnsi="宋体"/>
          </w:rPr>
          <w:t>评价指标包括：以临床诊断为金标准的敏感度、特异度、阳性/阴性预测值及AUC；以三棱镜交替遮盖试验斜视度数值为连续标签的均方根误差（RMSE）和相关系数；重复测试（间隔1</w:t>
        </w:r>
        <w:r w:rsidRPr="00C257D1">
          <w:rPr>
            <w:rFonts w:ascii="宋体" w:eastAsia="宋体" w:hAnsi="宋体"/>
          </w:rPr>
          <w:noBreakHyphen/>
          <w:t>2周）的一致性Kappa系数。分析年龄（3</w:t>
        </w:r>
        <w:r w:rsidRPr="00C257D1">
          <w:rPr>
            <w:rFonts w:ascii="宋体" w:eastAsia="宋体" w:hAnsi="宋体"/>
          </w:rPr>
          <w:noBreakHyphen/>
          <w:t>5岁/6</w:t>
        </w:r>
        <w:r w:rsidRPr="00C257D1">
          <w:rPr>
            <w:rFonts w:ascii="宋体" w:eastAsia="宋体" w:hAnsi="宋体"/>
          </w:rPr>
          <w:noBreakHyphen/>
          <w:t>8岁/9</w:t>
        </w:r>
        <w:r w:rsidRPr="00C257D1">
          <w:rPr>
            <w:rFonts w:ascii="宋体" w:eastAsia="宋体" w:hAnsi="宋体"/>
          </w:rPr>
          <w:noBreakHyphen/>
          <w:t>12岁）、斜视类型及配合度对模型性能的影响，并设定亚组校准策略。</w:t>
        </w:r>
      </w:ins>
    </w:p>
    <w:p w14:paraId="04491628" w14:textId="77777777" w:rsidR="00C257D1" w:rsidRPr="00C257D1" w:rsidRDefault="00C257D1" w:rsidP="00C257D1">
      <w:pPr>
        <w:ind w:firstLine="420"/>
        <w:jc w:val="both"/>
        <w:rPr>
          <w:ins w:id="60" w:author="Hong Liu" w:date="2026-09-10T09:59:00Z"/>
          <w:rFonts w:ascii="宋体" w:eastAsia="宋体" w:hAnsi="宋体"/>
        </w:rPr>
      </w:pPr>
      <w:ins w:id="61" w:author="Hong Liu" w:date="2026-09-10T09:59:00Z">
        <w:r w:rsidRPr="00C257D1">
          <w:rPr>
            <w:rFonts w:ascii="宋体" w:eastAsia="宋体" w:hAnsi="宋体"/>
          </w:rPr>
          <w:t>建立儿童个人眼位档案，存储每次测试的注视偏差、再注视偏移、BSI等核心参数及风险等级，绘制随年龄变化的趋势报告。通过定期筛查（如每半年）动态监测眼位发育，早期捕捉斜视进展或术后回退信号，为远程随访及家长教育提供持续数据支持。所有数据遵循《健康医疗数据安全指南》脱敏管理，并预留与区域儿童眼保健平台的接口，支撑大规模人群筛查及斜视流行病学研究。</w:t>
        </w:r>
      </w:ins>
    </w:p>
    <w:p w14:paraId="5E38ACE9" w14:textId="3CD97FBF" w:rsidR="00C257D1" w:rsidRPr="00C257D1" w:rsidRDefault="00C257D1" w:rsidP="00372877">
      <w:pPr>
        <w:ind w:firstLine="420"/>
        <w:jc w:val="both"/>
        <w:rPr>
          <w:rFonts w:ascii="宋体" w:eastAsia="宋体" w:hAnsi="宋体" w:hint="eastAsia"/>
        </w:rPr>
      </w:pPr>
    </w:p>
    <w:p w14:paraId="4900485D" w14:textId="059B4BBE" w:rsidR="006E5709" w:rsidRPr="002D0124" w:rsidRDefault="006E5709" w:rsidP="002D0124">
      <w:pPr>
        <w:jc w:val="both"/>
        <w:rPr>
          <w:rFonts w:ascii="宋体" w:eastAsia="宋体" w:hAnsi="宋体" w:hint="eastAsia"/>
          <w:sz w:val="24"/>
        </w:rPr>
      </w:pPr>
    </w:p>
    <w:sectPr w:rsidR="006E5709" w:rsidRPr="002D01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5C952" w14:textId="77777777" w:rsidR="00E33EFA" w:rsidRDefault="00E33EFA" w:rsidP="0052453E">
      <w:pPr>
        <w:spacing w:after="0" w:line="240" w:lineRule="auto"/>
        <w:rPr>
          <w:rFonts w:hint="eastAsia"/>
        </w:rPr>
      </w:pPr>
      <w:r>
        <w:separator/>
      </w:r>
    </w:p>
  </w:endnote>
  <w:endnote w:type="continuationSeparator" w:id="0">
    <w:p w14:paraId="7FDCE5DE" w14:textId="77777777" w:rsidR="00E33EFA" w:rsidRDefault="00E33EFA" w:rsidP="0052453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D2EBF" w14:textId="77777777" w:rsidR="00E33EFA" w:rsidRDefault="00E33EFA" w:rsidP="0052453E">
      <w:pPr>
        <w:spacing w:after="0" w:line="240" w:lineRule="auto"/>
        <w:rPr>
          <w:rFonts w:hint="eastAsia"/>
        </w:rPr>
      </w:pPr>
      <w:r>
        <w:separator/>
      </w:r>
    </w:p>
  </w:footnote>
  <w:footnote w:type="continuationSeparator" w:id="0">
    <w:p w14:paraId="47A88A5D" w14:textId="77777777" w:rsidR="00E33EFA" w:rsidRDefault="00E33EFA" w:rsidP="0052453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773E9"/>
    <w:multiLevelType w:val="multilevel"/>
    <w:tmpl w:val="16562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210485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ng Liu">
    <w15:presenceInfo w15:providerId="Windows Live" w15:userId="1f2fc85e66a543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3E9"/>
    <w:rsid w:val="00045A2A"/>
    <w:rsid w:val="00052C36"/>
    <w:rsid w:val="000545DE"/>
    <w:rsid w:val="00054972"/>
    <w:rsid w:val="000D09E5"/>
    <w:rsid w:val="001357B7"/>
    <w:rsid w:val="00203CAD"/>
    <w:rsid w:val="00237631"/>
    <w:rsid w:val="002A410A"/>
    <w:rsid w:val="002B2B21"/>
    <w:rsid w:val="002D0124"/>
    <w:rsid w:val="002D2264"/>
    <w:rsid w:val="003223CA"/>
    <w:rsid w:val="00351B58"/>
    <w:rsid w:val="00357FAA"/>
    <w:rsid w:val="00372877"/>
    <w:rsid w:val="0039491B"/>
    <w:rsid w:val="003B2A62"/>
    <w:rsid w:val="003C1A61"/>
    <w:rsid w:val="003F0C35"/>
    <w:rsid w:val="0049130A"/>
    <w:rsid w:val="00491728"/>
    <w:rsid w:val="00506EF8"/>
    <w:rsid w:val="0052453E"/>
    <w:rsid w:val="006011C8"/>
    <w:rsid w:val="00602D7C"/>
    <w:rsid w:val="006C7E5F"/>
    <w:rsid w:val="006E5709"/>
    <w:rsid w:val="0078572E"/>
    <w:rsid w:val="007F136C"/>
    <w:rsid w:val="00827835"/>
    <w:rsid w:val="00873801"/>
    <w:rsid w:val="008768AF"/>
    <w:rsid w:val="008D2C73"/>
    <w:rsid w:val="009073E9"/>
    <w:rsid w:val="00967B18"/>
    <w:rsid w:val="00971D6D"/>
    <w:rsid w:val="00A66359"/>
    <w:rsid w:val="00B02A83"/>
    <w:rsid w:val="00B10698"/>
    <w:rsid w:val="00BB1B40"/>
    <w:rsid w:val="00BD426E"/>
    <w:rsid w:val="00C15EE6"/>
    <w:rsid w:val="00C257D1"/>
    <w:rsid w:val="00C31DA8"/>
    <w:rsid w:val="00C35122"/>
    <w:rsid w:val="00CA3E05"/>
    <w:rsid w:val="00D4389F"/>
    <w:rsid w:val="00DA085F"/>
    <w:rsid w:val="00DC1D61"/>
    <w:rsid w:val="00E311AB"/>
    <w:rsid w:val="00E33E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3EA53E"/>
  <w15:chartTrackingRefBased/>
  <w15:docId w15:val="{4B3689C7-5090-4905-AA58-819DA7597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09E5"/>
    <w:pPr>
      <w:widowControl w:val="0"/>
    </w:pPr>
  </w:style>
  <w:style w:type="paragraph" w:styleId="1">
    <w:name w:val="heading 1"/>
    <w:basedOn w:val="a"/>
    <w:next w:val="a"/>
    <w:link w:val="10"/>
    <w:uiPriority w:val="9"/>
    <w:qFormat/>
    <w:rsid w:val="009073E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073E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073E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073E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073E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073E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073E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73E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073E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73E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073E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073E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073E9"/>
    <w:rPr>
      <w:rFonts w:cstheme="majorBidi"/>
      <w:color w:val="2F5496" w:themeColor="accent1" w:themeShade="BF"/>
      <w:sz w:val="28"/>
      <w:szCs w:val="28"/>
    </w:rPr>
  </w:style>
  <w:style w:type="character" w:customStyle="1" w:styleId="50">
    <w:name w:val="标题 5 字符"/>
    <w:basedOn w:val="a0"/>
    <w:link w:val="5"/>
    <w:uiPriority w:val="9"/>
    <w:semiHidden/>
    <w:rsid w:val="009073E9"/>
    <w:rPr>
      <w:rFonts w:cstheme="majorBidi"/>
      <w:color w:val="2F5496" w:themeColor="accent1" w:themeShade="BF"/>
      <w:sz w:val="24"/>
    </w:rPr>
  </w:style>
  <w:style w:type="character" w:customStyle="1" w:styleId="60">
    <w:name w:val="标题 6 字符"/>
    <w:basedOn w:val="a0"/>
    <w:link w:val="6"/>
    <w:uiPriority w:val="9"/>
    <w:semiHidden/>
    <w:rsid w:val="009073E9"/>
    <w:rPr>
      <w:rFonts w:cstheme="majorBidi"/>
      <w:b/>
      <w:bCs/>
      <w:color w:val="2F5496" w:themeColor="accent1" w:themeShade="BF"/>
    </w:rPr>
  </w:style>
  <w:style w:type="character" w:customStyle="1" w:styleId="70">
    <w:name w:val="标题 7 字符"/>
    <w:basedOn w:val="a0"/>
    <w:link w:val="7"/>
    <w:uiPriority w:val="9"/>
    <w:semiHidden/>
    <w:rsid w:val="009073E9"/>
    <w:rPr>
      <w:rFonts w:cstheme="majorBidi"/>
      <w:b/>
      <w:bCs/>
      <w:color w:val="595959" w:themeColor="text1" w:themeTint="A6"/>
    </w:rPr>
  </w:style>
  <w:style w:type="character" w:customStyle="1" w:styleId="80">
    <w:name w:val="标题 8 字符"/>
    <w:basedOn w:val="a0"/>
    <w:link w:val="8"/>
    <w:uiPriority w:val="9"/>
    <w:semiHidden/>
    <w:rsid w:val="009073E9"/>
    <w:rPr>
      <w:rFonts w:cstheme="majorBidi"/>
      <w:color w:val="595959" w:themeColor="text1" w:themeTint="A6"/>
    </w:rPr>
  </w:style>
  <w:style w:type="character" w:customStyle="1" w:styleId="90">
    <w:name w:val="标题 9 字符"/>
    <w:basedOn w:val="a0"/>
    <w:link w:val="9"/>
    <w:uiPriority w:val="9"/>
    <w:semiHidden/>
    <w:rsid w:val="009073E9"/>
    <w:rPr>
      <w:rFonts w:eastAsiaTheme="majorEastAsia" w:cstheme="majorBidi"/>
      <w:color w:val="595959" w:themeColor="text1" w:themeTint="A6"/>
    </w:rPr>
  </w:style>
  <w:style w:type="paragraph" w:styleId="a3">
    <w:name w:val="Title"/>
    <w:basedOn w:val="a"/>
    <w:next w:val="a"/>
    <w:link w:val="a4"/>
    <w:uiPriority w:val="10"/>
    <w:qFormat/>
    <w:rsid w:val="009073E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73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73E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73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73E9"/>
    <w:pPr>
      <w:spacing w:before="160"/>
      <w:jc w:val="center"/>
    </w:pPr>
    <w:rPr>
      <w:i/>
      <w:iCs/>
      <w:color w:val="404040" w:themeColor="text1" w:themeTint="BF"/>
    </w:rPr>
  </w:style>
  <w:style w:type="character" w:customStyle="1" w:styleId="a8">
    <w:name w:val="引用 字符"/>
    <w:basedOn w:val="a0"/>
    <w:link w:val="a7"/>
    <w:uiPriority w:val="29"/>
    <w:rsid w:val="009073E9"/>
    <w:rPr>
      <w:i/>
      <w:iCs/>
      <w:color w:val="404040" w:themeColor="text1" w:themeTint="BF"/>
    </w:rPr>
  </w:style>
  <w:style w:type="paragraph" w:styleId="a9">
    <w:name w:val="List Paragraph"/>
    <w:basedOn w:val="a"/>
    <w:uiPriority w:val="34"/>
    <w:qFormat/>
    <w:rsid w:val="009073E9"/>
    <w:pPr>
      <w:ind w:left="720"/>
      <w:contextualSpacing/>
    </w:pPr>
  </w:style>
  <w:style w:type="character" w:styleId="aa">
    <w:name w:val="Intense Emphasis"/>
    <w:basedOn w:val="a0"/>
    <w:uiPriority w:val="21"/>
    <w:qFormat/>
    <w:rsid w:val="009073E9"/>
    <w:rPr>
      <w:i/>
      <w:iCs/>
      <w:color w:val="2F5496" w:themeColor="accent1" w:themeShade="BF"/>
    </w:rPr>
  </w:style>
  <w:style w:type="paragraph" w:styleId="ab">
    <w:name w:val="Intense Quote"/>
    <w:basedOn w:val="a"/>
    <w:next w:val="a"/>
    <w:link w:val="ac"/>
    <w:uiPriority w:val="30"/>
    <w:qFormat/>
    <w:rsid w:val="009073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073E9"/>
    <w:rPr>
      <w:i/>
      <w:iCs/>
      <w:color w:val="2F5496" w:themeColor="accent1" w:themeShade="BF"/>
    </w:rPr>
  </w:style>
  <w:style w:type="character" w:styleId="ad">
    <w:name w:val="Intense Reference"/>
    <w:basedOn w:val="a0"/>
    <w:uiPriority w:val="32"/>
    <w:qFormat/>
    <w:rsid w:val="009073E9"/>
    <w:rPr>
      <w:b/>
      <w:bCs/>
      <w:smallCaps/>
      <w:color w:val="2F5496" w:themeColor="accent1" w:themeShade="BF"/>
      <w:spacing w:val="5"/>
    </w:rPr>
  </w:style>
  <w:style w:type="paragraph" w:styleId="ae">
    <w:name w:val="header"/>
    <w:basedOn w:val="a"/>
    <w:link w:val="af"/>
    <w:uiPriority w:val="99"/>
    <w:unhideWhenUsed/>
    <w:rsid w:val="0052453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2453E"/>
    <w:rPr>
      <w:sz w:val="18"/>
      <w:szCs w:val="18"/>
    </w:rPr>
  </w:style>
  <w:style w:type="paragraph" w:styleId="af0">
    <w:name w:val="footer"/>
    <w:basedOn w:val="a"/>
    <w:link w:val="af1"/>
    <w:uiPriority w:val="99"/>
    <w:unhideWhenUsed/>
    <w:rsid w:val="0052453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2453E"/>
    <w:rPr>
      <w:sz w:val="18"/>
      <w:szCs w:val="18"/>
    </w:rPr>
  </w:style>
  <w:style w:type="paragraph" w:styleId="af2">
    <w:name w:val="Normal (Web)"/>
    <w:basedOn w:val="a"/>
    <w:uiPriority w:val="99"/>
    <w:semiHidden/>
    <w:unhideWhenUsed/>
    <w:rsid w:val="00237631"/>
    <w:rPr>
      <w:rFonts w:ascii="Times New Roman" w:hAnsi="Times New Roman" w:cs="Times New Roman"/>
      <w:sz w:val="24"/>
    </w:rPr>
  </w:style>
  <w:style w:type="paragraph" w:styleId="af3">
    <w:name w:val="Revision"/>
    <w:hidden/>
    <w:uiPriority w:val="99"/>
    <w:semiHidden/>
    <w:rsid w:val="003949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8</Pages>
  <Words>4270</Words>
  <Characters>4356</Characters>
  <Application>Microsoft Office Word</Application>
  <DocSecurity>0</DocSecurity>
  <Lines>140</Lines>
  <Paragraphs>78</Paragraphs>
  <ScaleCrop>false</ScaleCrop>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shuyu chen</dc:creator>
  <cp:keywords/>
  <dc:description/>
  <cp:lastModifiedBy>Hong Liu</cp:lastModifiedBy>
  <cp:revision>21</cp:revision>
  <dcterms:created xsi:type="dcterms:W3CDTF">2026-08-31T05:45:00Z</dcterms:created>
  <dcterms:modified xsi:type="dcterms:W3CDTF">2026-09-10T02:14:00Z</dcterms:modified>
</cp:coreProperties>
</file>