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D7A78" w14:textId="77777777" w:rsidR="00323F7F" w:rsidRDefault="00000000">
      <w:pPr>
        <w:spacing w:before="200"/>
        <w:jc w:val="both"/>
        <w:rPr>
          <w:rFonts w:ascii="宋体" w:eastAsia="宋体" w:hAnsi="宋体" w:hint="eastAsia"/>
        </w:rPr>
      </w:pPr>
      <w:r>
        <w:rPr>
          <w:rFonts w:ascii="宋体" w:eastAsia="宋体" w:hAnsi="宋体"/>
          <w:b/>
          <w:sz w:val="28"/>
        </w:rPr>
        <w:t>项目背景</w:t>
      </w:r>
    </w:p>
    <w:p w14:paraId="28F05CC9" w14:textId="77777777" w:rsidR="00323F7F" w:rsidRDefault="00000000">
      <w:pPr>
        <w:ind w:firstLine="420"/>
        <w:jc w:val="both"/>
        <w:rPr>
          <w:rFonts w:ascii="宋体" w:eastAsia="宋体" w:hAnsi="宋体" w:hint="eastAsia"/>
        </w:rPr>
      </w:pPr>
      <w:r>
        <w:rPr>
          <w:rFonts w:ascii="宋体" w:eastAsia="宋体" w:hAnsi="宋体"/>
          <w:sz w:val="24"/>
        </w:rPr>
        <w:t>随着人口老龄化、儿童青少年视觉健康问题增多以及手机等视屏终端的广泛使用，眼健康管理需求正由医院内疾病诊疗向院外早期发现、风险提示和持续管理延伸。智能手机具备视觉刺激呈现、用户交互、前置摄像头感知和便携计算能力，可在用户主动配合的短时测试中采集视觉任务表现及眼部行为信息，为低成本、非接触的眼健康初筛提供新的技术载体。本项目分别围绕干眼、老视和斜视三个方向开展研究，各方向依据自身临床机理、检查标准和目标人群独立设计检测方案及评价指标。</w:t>
      </w:r>
    </w:p>
    <w:p w14:paraId="282442FE" w14:textId="77777777" w:rsidR="00323F7F" w:rsidRDefault="00000000">
      <w:pPr>
        <w:spacing w:before="120"/>
        <w:jc w:val="both"/>
        <w:rPr>
          <w:rFonts w:ascii="宋体" w:eastAsia="宋体" w:hAnsi="宋体" w:hint="eastAsia"/>
        </w:rPr>
      </w:pPr>
      <w:r>
        <w:rPr>
          <w:rFonts w:ascii="宋体" w:eastAsia="宋体" w:hAnsi="宋体"/>
          <w:b/>
          <w:sz w:val="24"/>
        </w:rPr>
        <w:t>1. 干眼智能筛查方向（专家补充</w:t>
      </w:r>
      <w:r>
        <w:rPr>
          <w:rFonts w:ascii="宋体" w:eastAsia="宋体" w:hAnsi="宋体" w:hint="eastAsia"/>
          <w:b/>
          <w:sz w:val="24"/>
        </w:rPr>
        <w:t>确认</w:t>
      </w:r>
      <w:r>
        <w:rPr>
          <w:rFonts w:ascii="宋体" w:eastAsia="宋体" w:hAnsi="宋体"/>
          <w:b/>
          <w:sz w:val="24"/>
        </w:rPr>
        <w:t>）</w:t>
      </w:r>
    </w:p>
    <w:p w14:paraId="122AD80D" w14:textId="77777777" w:rsidR="00323F7F" w:rsidRDefault="00000000">
      <w:pPr>
        <w:ind w:firstLine="420"/>
        <w:jc w:val="both"/>
        <w:rPr>
          <w:rFonts w:ascii="宋体" w:eastAsia="宋体" w:hAnsi="宋体" w:hint="eastAsia"/>
        </w:rPr>
      </w:pPr>
      <w:r>
        <w:rPr>
          <w:rFonts w:ascii="宋体" w:eastAsia="宋体" w:hAnsi="宋体"/>
          <w:sz w:val="24"/>
        </w:rPr>
        <w:t>干眼是常见的眼表疾病，其核心特点之一是泪膜稳定性下降。部分干眼患者在常规视力检查中视力仍可正常，但在阅读、驾驶或长时间使用手机等持续注视过程中，会逐渐出现视物模糊、视觉波动和眼疲劳，眨眼后又可能暂时改善。因此，单次视力检查往往难以反映这类随时间变化的视觉问题。爱尔眼科集团既有研究提出了功能性视力、连续功能性视力、视觉维持率和视力破裂时间等评价思路，为利用连续视觉任务观察干眼患者的视觉变化提供了重要基础。本项目拟进一步利用手机屏幕和前置摄像头，在连续视标识别过程中同步记录视觉表现、反应时间和眨眼行为，探索建立面向日常使用场景的干眼智能筛查方法。</w:t>
      </w:r>
    </w:p>
    <w:p w14:paraId="10AF3308" w14:textId="77777777" w:rsidR="00323F7F" w:rsidRDefault="00000000">
      <w:pPr>
        <w:spacing w:before="120"/>
        <w:jc w:val="both"/>
        <w:rPr>
          <w:ins w:id="0" w:author="Whitree 77" w:date="2026-09-18T22:24:00Z" w16du:dateUtc="2026-09-18T14:24:00Z"/>
          <w:rFonts w:ascii="宋体" w:eastAsia="宋体" w:hAnsi="宋体"/>
          <w:b/>
          <w:sz w:val="24"/>
        </w:rPr>
      </w:pPr>
      <w:r>
        <w:rPr>
          <w:rFonts w:ascii="宋体" w:eastAsia="宋体" w:hAnsi="宋体"/>
          <w:b/>
          <w:sz w:val="24"/>
        </w:rPr>
        <w:t>2. 老视功能筛查方向（专家补充</w:t>
      </w:r>
      <w:r>
        <w:rPr>
          <w:rFonts w:ascii="宋体" w:eastAsia="宋体" w:hAnsi="宋体" w:hint="eastAsia"/>
          <w:b/>
          <w:sz w:val="24"/>
        </w:rPr>
        <w:t>确认</w:t>
      </w:r>
      <w:r>
        <w:rPr>
          <w:rFonts w:ascii="宋体" w:eastAsia="宋体" w:hAnsi="宋体"/>
          <w:b/>
          <w:sz w:val="24"/>
        </w:rPr>
        <w:t>）</w:t>
      </w:r>
    </w:p>
    <w:p w14:paraId="14B6218F" w14:textId="6883232D" w:rsidR="00130DC7" w:rsidRPr="00976DBC" w:rsidDel="00976DBC" w:rsidRDefault="00976DBC" w:rsidP="00130DC7">
      <w:pPr>
        <w:ind w:firstLine="420"/>
        <w:jc w:val="both"/>
        <w:rPr>
          <w:del w:id="1" w:author="Whitree 77" w:date="2026-09-18T22:26:00Z" w16du:dateUtc="2026-09-18T14:26:00Z"/>
          <w:rFonts w:ascii="宋体" w:eastAsia="宋体" w:hAnsi="宋体" w:hint="eastAsia"/>
          <w:color w:val="808080" w:themeColor="background1" w:themeShade="80"/>
          <w:sz w:val="24"/>
          <w:rPrChange w:id="2" w:author="Whitree 77" w:date="2026-09-18T22:26:00Z" w16du:dateUtc="2026-09-18T14:26:00Z">
            <w:rPr>
              <w:del w:id="3" w:author="Whitree 77" w:date="2026-09-18T22:26:00Z" w16du:dateUtc="2026-09-18T14:26:00Z"/>
              <w:rFonts w:ascii="宋体" w:eastAsia="宋体" w:hAnsi="宋体" w:hint="eastAsia"/>
            </w:rPr>
          </w:rPrChange>
        </w:rPr>
        <w:pPrChange w:id="4" w:author="Whitree 77" w:date="2026-09-18T22:25:00Z" w16du:dateUtc="2026-09-18T14:25:00Z">
          <w:pPr>
            <w:spacing w:before="120"/>
            <w:jc w:val="both"/>
          </w:pPr>
        </w:pPrChange>
      </w:pPr>
      <w:ins w:id="5" w:author="Whitree 77" w:date="2026-09-18T22:26:00Z" w16du:dateUtc="2026-09-18T14:26:00Z">
        <w:r w:rsidRPr="00976DBC">
          <w:rPr>
            <w:rFonts w:ascii="宋体" w:eastAsia="宋体" w:hAnsi="宋体"/>
            <w:color w:val="808080" w:themeColor="background1" w:themeShade="80"/>
            <w:sz w:val="24"/>
          </w:rPr>
          <w:t>老视是随年龄增长导致眼调节能力持续下降所引起的近距离视觉功能障碍，通常在40岁前后逐渐表现为阅读距离增加、近距离视物困难和视觉疲劳，并直接影响手机使用、阅读及精细操作。传统评估除近视力外，还需结合调节幅度、调节灵敏度、屈光状态及近附加度数等指标综合判断。基于智能手机屏幕、前置摄像头及设备传感能力，本项目拟面向35岁以上人群建立标准化近视力、调节幅度、调节灵敏度及不同距离视觉表现的手机端测试流程，实时监测眼—屏距离、手机移动速度和测试环境，并在规范屈光矫正状态下综合评估残余调节能力，进一步探索构建“视觉功能年龄/调节年龄”和老视风险提示模型，为调节功能提前下降的院外初筛、个体化用眼建议及长期随访提供便捷工具。</w:t>
        </w:r>
      </w:ins>
    </w:p>
    <w:p w14:paraId="7F895CE1" w14:textId="257EC486" w:rsidR="00DD468D" w:rsidRPr="00130DC7" w:rsidRDefault="00000000" w:rsidP="00130DC7">
      <w:pPr>
        <w:ind w:firstLine="420"/>
        <w:jc w:val="both"/>
        <w:rPr>
          <w:rFonts w:ascii="宋体" w:eastAsia="宋体" w:hAnsi="宋体" w:hint="eastAsia"/>
          <w:color w:val="808080" w:themeColor="background1" w:themeShade="80"/>
          <w:sz w:val="24"/>
          <w:rPrChange w:id="6" w:author="Whitree 77" w:date="2026-09-18T22:24:00Z" w16du:dateUtc="2026-09-18T14:24:00Z">
            <w:rPr>
              <w:rFonts w:ascii="宋体" w:eastAsia="宋体" w:hAnsi="宋体" w:hint="eastAsia"/>
            </w:rPr>
          </w:rPrChange>
        </w:rPr>
      </w:pPr>
      <w:r>
        <w:rPr>
          <w:rFonts w:ascii="宋体" w:eastAsia="宋体" w:hAnsi="宋体"/>
          <w:sz w:val="24"/>
        </w:rPr>
        <w:t>老视是随年龄增长出现的近距离视觉功能下降，对阅读、手机使用和精细操作产生直接影响。当前专业评估通常需要结合近视力、调节功能、屈光状态和近附加度数等检查。项目拟探索利用手机视觉任务记录近距离视标识别、反应时间及视觉恢复等信息，形成老视或调节功能下降的便捷初筛方法。</w:t>
      </w:r>
      <w:r>
        <w:rPr>
          <w:rFonts w:ascii="宋体" w:eastAsia="宋体" w:hAnsi="宋体"/>
          <w:color w:val="808080" w:themeColor="background1" w:themeShade="80"/>
          <w:sz w:val="24"/>
        </w:rPr>
        <w:t>该方向的临床问题、目标人群、检测任务和金标准由</w:t>
      </w:r>
      <w:r>
        <w:rPr>
          <w:rFonts w:ascii="宋体" w:eastAsia="宋体" w:hAnsi="宋体" w:hint="eastAsia"/>
          <w:color w:val="808080" w:themeColor="background1" w:themeShade="80"/>
          <w:sz w:val="24"/>
        </w:rPr>
        <w:t>爱尔老视方向</w:t>
      </w:r>
      <w:r>
        <w:rPr>
          <w:rFonts w:ascii="宋体" w:eastAsia="宋体" w:hAnsi="宋体"/>
          <w:color w:val="808080" w:themeColor="background1" w:themeShade="80"/>
          <w:sz w:val="24"/>
        </w:rPr>
        <w:t>专家进一步补充。</w:t>
      </w:r>
    </w:p>
    <w:p w14:paraId="0022E786" w14:textId="77777777" w:rsidR="00323F7F" w:rsidRDefault="00000000">
      <w:pPr>
        <w:spacing w:before="120"/>
        <w:jc w:val="both"/>
        <w:rPr>
          <w:ins w:id="7" w:author="Hong Liu" w:date="2026-09-10T09:56:00Z"/>
          <w:rFonts w:ascii="宋体" w:eastAsia="宋体" w:hAnsi="宋体" w:hint="eastAsia"/>
          <w:b/>
          <w:sz w:val="24"/>
        </w:rPr>
      </w:pPr>
      <w:r>
        <w:rPr>
          <w:rFonts w:ascii="宋体" w:eastAsia="宋体" w:hAnsi="宋体"/>
          <w:b/>
          <w:sz w:val="24"/>
        </w:rPr>
        <w:t>3. 斜视及双眼视觉异常筛查方向（专家补充</w:t>
      </w:r>
      <w:r>
        <w:rPr>
          <w:rFonts w:ascii="宋体" w:eastAsia="宋体" w:hAnsi="宋体" w:hint="eastAsia"/>
          <w:b/>
          <w:sz w:val="24"/>
        </w:rPr>
        <w:t>确认</w:t>
      </w:r>
      <w:r>
        <w:rPr>
          <w:rFonts w:ascii="宋体" w:eastAsia="宋体" w:hAnsi="宋体"/>
          <w:b/>
          <w:sz w:val="24"/>
        </w:rPr>
        <w:t>）</w:t>
      </w:r>
    </w:p>
    <w:p w14:paraId="5618C2F7" w14:textId="77777777" w:rsidR="00323F7F" w:rsidRDefault="00000000">
      <w:pPr>
        <w:spacing w:before="120"/>
        <w:jc w:val="both"/>
        <w:rPr>
          <w:rFonts w:ascii="宋体" w:eastAsia="宋体" w:hAnsi="宋体" w:hint="eastAsia"/>
          <w:bCs/>
        </w:rPr>
      </w:pPr>
      <w:ins w:id="8" w:author="Hong Liu" w:date="2026-09-10T09:56:00Z">
        <w:r>
          <w:rPr>
            <w:rFonts w:ascii="宋体" w:eastAsia="宋体" w:hAnsi="宋体" w:hint="eastAsia"/>
            <w:b/>
            <w:sz w:val="24"/>
          </w:rPr>
          <w:lastRenderedPageBreak/>
          <w:t xml:space="preserve">   </w:t>
        </w:r>
        <w:r>
          <w:rPr>
            <w:rFonts w:ascii="宋体" w:eastAsia="宋体" w:hAnsi="宋体" w:hint="eastAsia"/>
            <w:bCs/>
            <w:sz w:val="24"/>
            <w:rPrChange w:id="9" w:author="Hong Liu" w:date="2026-09-10T09:56:00Z">
              <w:rPr>
                <w:rFonts w:ascii="宋体" w:eastAsia="宋体" w:hAnsi="宋体" w:hint="eastAsia"/>
                <w:b/>
                <w:sz w:val="24"/>
              </w:rPr>
            </w:rPrChange>
          </w:rPr>
          <w:t>斜视及相关双眼视觉异常（如间歇性外斜视、调节性内斜视、</w:t>
        </w:r>
      </w:ins>
      <w:ins w:id="10" w:author="青林" w:date="2026-09-15T17:01:00Z">
        <w:r>
          <w:rPr>
            <w:rFonts w:ascii="宋体" w:eastAsia="宋体" w:hAnsi="宋体" w:hint="eastAsia"/>
            <w:bCs/>
            <w:sz w:val="24"/>
          </w:rPr>
          <w:t>大角度</w:t>
        </w:r>
      </w:ins>
      <w:ins w:id="11" w:author="Hong Liu" w:date="2026-09-10T09:56:00Z">
        <w:r>
          <w:rPr>
            <w:rFonts w:ascii="宋体" w:eastAsia="宋体" w:hAnsi="宋体" w:hint="eastAsia"/>
            <w:bCs/>
            <w:sz w:val="24"/>
            <w:rPrChange w:id="12" w:author="Hong Liu" w:date="2026-09-10T09:56:00Z">
              <w:rPr>
                <w:rFonts w:ascii="宋体" w:eastAsia="宋体" w:hAnsi="宋体" w:hint="eastAsia"/>
                <w:b/>
                <w:sz w:val="24"/>
              </w:rPr>
            </w:rPrChange>
          </w:rPr>
          <w:t>隐斜视、垂直斜视等）是影响双眼协调、立体视觉和儿童视觉发育的常见疾病，早期发现与干预对避免弱视和永久性双眼视功能损害至关重要。传统诊断依赖遮盖</w:t>
        </w:r>
        <w:r>
          <w:rPr>
            <w:rFonts w:ascii="Cambria Math" w:eastAsia="宋体" w:hAnsi="Cambria Math" w:cs="Cambria Math"/>
            <w:bCs/>
            <w:sz w:val="24"/>
            <w:rPrChange w:id="13" w:author="Hong Liu" w:date="2026-09-10T09:56:00Z">
              <w:rPr>
                <w:rFonts w:ascii="Cambria Math" w:eastAsia="宋体" w:hAnsi="Cambria Math" w:cs="Cambria Math"/>
                <w:b/>
                <w:sz w:val="24"/>
              </w:rPr>
            </w:rPrChange>
          </w:rPr>
          <w:t>‑</w:t>
        </w:r>
        <w:r>
          <w:rPr>
            <w:rFonts w:ascii="宋体" w:eastAsia="宋体" w:hAnsi="宋体" w:hint="eastAsia"/>
            <w:bCs/>
            <w:sz w:val="24"/>
            <w:rPrChange w:id="14" w:author="Hong Liu" w:date="2026-09-10T09:56:00Z">
              <w:rPr>
                <w:rFonts w:ascii="宋体" w:eastAsia="宋体" w:hAnsi="宋体" w:hint="eastAsia"/>
                <w:b/>
                <w:sz w:val="24"/>
              </w:rPr>
            </w:rPrChange>
          </w:rPr>
          <w:t>去遮盖试验、三棱镜中和、同视机融合范围及立体视锐度等专业检查，在社区和家庭场景中难以普及。本项目拟利用智能手机前置摄像头和交互式视觉任务，建立一种非接触、低成本的初筛方案：由手机屏幕呈现标准视标引导受试者完成注视、交替遮盖及动态追踪等动作，摄像头同步记录双眼角膜映光点位置、瞳孔动态及眼球运动轨迹，自动分析眼位偏斜量、再注视运动和双眼协调性，对明显眼位异常或斜视风险进行初步提示。筛查重点面向3</w:t>
        </w:r>
        <w:r>
          <w:rPr>
            <w:rFonts w:ascii="Cambria Math" w:eastAsia="宋体" w:hAnsi="Cambria Math" w:cs="Cambria Math"/>
            <w:bCs/>
            <w:sz w:val="24"/>
            <w:rPrChange w:id="15" w:author="Hong Liu" w:date="2026-09-10T09:56:00Z">
              <w:rPr>
                <w:rFonts w:ascii="Cambria Math" w:eastAsia="宋体" w:hAnsi="Cambria Math" w:cs="Cambria Math"/>
                <w:b/>
                <w:sz w:val="24"/>
              </w:rPr>
            </w:rPrChange>
          </w:rPr>
          <w:t>‑</w:t>
        </w:r>
        <w:r>
          <w:rPr>
            <w:rFonts w:ascii="宋体" w:eastAsia="宋体" w:hAnsi="宋体" w:hint="eastAsia"/>
            <w:bCs/>
            <w:sz w:val="24"/>
            <w:rPrChange w:id="16" w:author="Hong Liu" w:date="2026-09-10T09:56:00Z">
              <w:rPr>
                <w:rFonts w:ascii="宋体" w:eastAsia="宋体" w:hAnsi="宋体" w:hint="eastAsia"/>
                <w:b/>
                <w:sz w:val="24"/>
              </w:rPr>
            </w:rPrChange>
          </w:rPr>
          <w:t>12岁儿童高发的水平斜视</w:t>
        </w:r>
      </w:ins>
      <w:ins w:id="17" w:author="青林" w:date="2026-09-15T17:03:00Z">
        <w:r>
          <w:rPr>
            <w:rFonts w:ascii="宋体" w:eastAsia="宋体" w:hAnsi="宋体" w:hint="eastAsia"/>
            <w:bCs/>
            <w:sz w:val="24"/>
          </w:rPr>
          <w:t>，如</w:t>
        </w:r>
      </w:ins>
      <w:ins w:id="18" w:author="青林" w:date="2026-09-15T17:04:00Z">
        <w:r>
          <w:rPr>
            <w:rFonts w:ascii="宋体" w:eastAsia="宋体" w:hAnsi="宋体" w:hint="eastAsia"/>
            <w:bCs/>
            <w:sz w:val="24"/>
          </w:rPr>
          <w:t>间歇性外斜视、调节性内斜视等</w:t>
        </w:r>
      </w:ins>
      <w:ins w:id="19" w:author="Hong Liu" w:date="2026-09-10T09:56:00Z">
        <w:del w:id="20" w:author="青林" w:date="2026-09-15T17:03:00Z">
          <w:r>
            <w:rPr>
              <w:rFonts w:ascii="宋体" w:eastAsia="宋体" w:hAnsi="宋体" w:hint="eastAsia"/>
              <w:bCs/>
              <w:sz w:val="24"/>
              <w:rPrChange w:id="21" w:author="Hong Liu" w:date="2026-09-10T09:56:00Z">
                <w:rPr>
                  <w:rFonts w:ascii="宋体" w:eastAsia="宋体" w:hAnsi="宋体" w:hint="eastAsia"/>
                  <w:b/>
                  <w:sz w:val="24"/>
                </w:rPr>
              </w:rPrChange>
            </w:rPr>
            <w:delText>及间歇性外斜视</w:delText>
          </w:r>
        </w:del>
        <w:r>
          <w:rPr>
            <w:rFonts w:ascii="宋体" w:eastAsia="宋体" w:hAnsi="宋体" w:hint="eastAsia"/>
            <w:bCs/>
            <w:sz w:val="24"/>
            <w:rPrChange w:id="22" w:author="Hong Liu" w:date="2026-09-10T09:56:00Z">
              <w:rPr>
                <w:rFonts w:ascii="宋体" w:eastAsia="宋体" w:hAnsi="宋体" w:hint="eastAsia"/>
                <w:b/>
                <w:sz w:val="24"/>
              </w:rPr>
            </w:rPrChange>
          </w:rPr>
          <w:t>，以临床三棱镜交替遮盖试验、同视机标准检查及</w:t>
        </w:r>
      </w:ins>
      <w:ins w:id="23" w:author="青林" w:date="2026-09-15T17:05:00Z">
        <w:r>
          <w:rPr>
            <w:rFonts w:ascii="宋体" w:eastAsia="宋体" w:hAnsi="宋体" w:hint="eastAsia"/>
            <w:bCs/>
            <w:sz w:val="24"/>
          </w:rPr>
          <w:t>Randot</w:t>
        </w:r>
      </w:ins>
      <w:ins w:id="24" w:author="Hong Liu" w:date="2026-09-10T09:56:00Z">
        <w:del w:id="25" w:author="青林" w:date="2026-09-15T17:05:00Z">
          <w:r>
            <w:rPr>
              <w:rFonts w:ascii="宋体" w:eastAsia="宋体" w:hAnsi="宋体" w:hint="eastAsia"/>
              <w:bCs/>
              <w:sz w:val="24"/>
              <w:rPrChange w:id="26" w:author="Hong Liu" w:date="2026-09-10T09:56:00Z">
                <w:rPr>
                  <w:rFonts w:ascii="宋体" w:eastAsia="宋体" w:hAnsi="宋体" w:hint="eastAsia"/>
                  <w:b/>
                  <w:sz w:val="24"/>
                </w:rPr>
              </w:rPrChange>
            </w:rPr>
            <w:delText>Titmus</w:delText>
          </w:r>
        </w:del>
        <w:r>
          <w:rPr>
            <w:rFonts w:ascii="宋体" w:eastAsia="宋体" w:hAnsi="宋体" w:hint="eastAsia"/>
            <w:bCs/>
            <w:sz w:val="24"/>
            <w:rPrChange w:id="27" w:author="Hong Liu" w:date="2026-09-10T09:56:00Z">
              <w:rPr>
                <w:rFonts w:ascii="宋体" w:eastAsia="宋体" w:hAnsi="宋体" w:hint="eastAsia"/>
                <w:b/>
                <w:sz w:val="24"/>
              </w:rPr>
            </w:rPrChange>
          </w:rPr>
          <w:t>立体图作为金标准，验证手机端评价的敏感度与特异度，并输出“未见异常/可疑阳性/高度疑似斜视”三级风险分层建议，为基层筛查和长期随访提供便捷工具。</w:t>
        </w:r>
      </w:ins>
    </w:p>
    <w:p w14:paraId="0EFC5BEC" w14:textId="77777777" w:rsidR="00323F7F" w:rsidRDefault="00000000">
      <w:pPr>
        <w:ind w:firstLine="420"/>
        <w:jc w:val="both"/>
        <w:rPr>
          <w:rFonts w:ascii="宋体" w:eastAsia="宋体" w:hAnsi="宋体" w:hint="eastAsia"/>
        </w:rPr>
      </w:pPr>
      <w:r>
        <w:rPr>
          <w:rFonts w:ascii="宋体" w:eastAsia="宋体" w:hAnsi="宋体"/>
          <w:sz w:val="24"/>
        </w:rPr>
        <w:t>斜视及相关双眼视觉异常可能影响双眼协调、立体视觉和儿童视觉发育。临床检查需结合眼位、眼球运动、遮盖试验及其他双眼视觉检查。项目拟探索通过手机摄像头记录受试者完成注视或追踪任务时的双眼位置和运动表现，对明显眼位异常或斜视风险进行初步提示。</w:t>
      </w:r>
      <w:r>
        <w:rPr>
          <w:rFonts w:ascii="宋体" w:eastAsia="宋体" w:hAnsi="宋体"/>
          <w:color w:val="808080" w:themeColor="background1" w:themeShade="80"/>
          <w:sz w:val="24"/>
        </w:rPr>
        <w:t>具体筛查病种、测试动作、临床对照和评价指标由</w:t>
      </w:r>
      <w:r>
        <w:rPr>
          <w:rFonts w:ascii="宋体" w:eastAsia="宋体" w:hAnsi="宋体" w:hint="eastAsia"/>
          <w:color w:val="808080" w:themeColor="background1" w:themeShade="80"/>
          <w:sz w:val="24"/>
        </w:rPr>
        <w:t>爱尔</w:t>
      </w:r>
      <w:r>
        <w:rPr>
          <w:rFonts w:ascii="宋体" w:eastAsia="宋体" w:hAnsi="宋体"/>
          <w:color w:val="808080" w:themeColor="background1" w:themeShade="80"/>
          <w:sz w:val="24"/>
        </w:rPr>
        <w:t>斜视专家进一步补充。</w:t>
      </w:r>
    </w:p>
    <w:p w14:paraId="025F149A" w14:textId="77777777" w:rsidR="00323F7F" w:rsidRDefault="00323F7F">
      <w:pPr>
        <w:jc w:val="both"/>
        <w:rPr>
          <w:rFonts w:ascii="宋体" w:eastAsia="宋体" w:hAnsi="宋体" w:hint="eastAsia"/>
          <w:b/>
          <w:bCs/>
          <w:sz w:val="24"/>
        </w:rPr>
      </w:pPr>
    </w:p>
    <w:p w14:paraId="14A5FD56" w14:textId="77777777" w:rsidR="00323F7F" w:rsidRDefault="00000000">
      <w:pPr>
        <w:jc w:val="both"/>
        <w:rPr>
          <w:rFonts w:ascii="宋体" w:eastAsia="宋体" w:hAnsi="宋体" w:hint="eastAsia"/>
          <w:b/>
          <w:bCs/>
          <w:sz w:val="24"/>
        </w:rPr>
      </w:pPr>
      <w:r>
        <w:rPr>
          <w:rFonts w:ascii="宋体" w:eastAsia="宋体" w:hAnsi="宋体"/>
          <w:b/>
          <w:bCs/>
          <w:sz w:val="24"/>
        </w:rPr>
        <w:t>一、拟解决的关键科学问题</w:t>
      </w:r>
    </w:p>
    <w:p w14:paraId="3EF49839" w14:textId="77777777" w:rsidR="00323F7F" w:rsidRDefault="00000000">
      <w:pPr>
        <w:spacing w:before="120"/>
        <w:jc w:val="both"/>
        <w:rPr>
          <w:rFonts w:ascii="宋体" w:eastAsia="宋体" w:hAnsi="宋体" w:hint="eastAsia"/>
          <w:b/>
          <w:sz w:val="24"/>
        </w:rPr>
      </w:pPr>
      <w:r>
        <w:rPr>
          <w:rFonts w:ascii="宋体" w:eastAsia="宋体" w:hAnsi="宋体"/>
          <w:b/>
          <w:sz w:val="24"/>
        </w:rPr>
        <w:t>1. 手机环境下眼部动态功能信息的可靠获取问题</w:t>
      </w:r>
    </w:p>
    <w:p w14:paraId="4880943B" w14:textId="77777777" w:rsidR="00323F7F" w:rsidRDefault="00000000">
      <w:pPr>
        <w:ind w:firstLine="420"/>
        <w:jc w:val="both"/>
        <w:rPr>
          <w:rFonts w:ascii="宋体" w:eastAsia="宋体" w:hAnsi="宋体" w:hint="eastAsia"/>
          <w:sz w:val="24"/>
        </w:rPr>
      </w:pPr>
      <w:r>
        <w:rPr>
          <w:rFonts w:ascii="宋体" w:eastAsia="宋体" w:hAnsi="宋体"/>
          <w:sz w:val="24"/>
        </w:rPr>
        <w:t>与专业眼科设备相比，手机检测容易受到光照环境、观看距离、头部姿态、设备差异以及用户配合程度等因素影响。同时，手机难以直接测量泪膜、调节状态和眼位等临床指标，只能通过用户完成视觉任务过程中的视标识别、反应时间、眨眼、眼位和眼球运动等表现进行间接判断。</w:t>
      </w:r>
    </w:p>
    <w:p w14:paraId="07C366E4" w14:textId="77777777" w:rsidR="00323F7F" w:rsidRDefault="00000000">
      <w:pPr>
        <w:ind w:firstLine="420"/>
        <w:jc w:val="both"/>
        <w:rPr>
          <w:rFonts w:ascii="宋体" w:eastAsia="宋体" w:hAnsi="宋体" w:hint="eastAsia"/>
          <w:sz w:val="24"/>
        </w:rPr>
      </w:pPr>
      <w:r>
        <w:rPr>
          <w:rFonts w:ascii="宋体" w:eastAsia="宋体" w:hAnsi="宋体"/>
          <w:sz w:val="24"/>
        </w:rPr>
        <w:t>因此，本项目首先需要解决普通手机环境下眼部功能信息如何稳定获取的问题，通过设计标准化的视觉任务，并结合摄像头采集的眼部动态信息，提取具有稳定性和医学意义的视觉功能特征，为后续眼健康风险分析提供可靠的数据基础。</w:t>
      </w:r>
    </w:p>
    <w:p w14:paraId="6E4EE8EE" w14:textId="77777777" w:rsidR="00323F7F" w:rsidRDefault="00000000">
      <w:pPr>
        <w:spacing w:before="120"/>
        <w:rPr>
          <w:rFonts w:ascii="宋体" w:eastAsia="宋体" w:hAnsi="宋体" w:hint="eastAsia"/>
        </w:rPr>
      </w:pPr>
      <w:r>
        <w:rPr>
          <w:rFonts w:ascii="宋体" w:eastAsia="宋体" w:hAnsi="宋体" w:hint="eastAsia"/>
          <w:b/>
          <w:sz w:val="24"/>
        </w:rPr>
        <w:t>2</w:t>
      </w:r>
      <w:r>
        <w:rPr>
          <w:rFonts w:ascii="宋体" w:eastAsia="宋体" w:hAnsi="宋体"/>
          <w:b/>
          <w:sz w:val="24"/>
        </w:rPr>
        <w:t>. 干眼方向：手机端功能性视力变化与泪膜失稳之间的量化关联（专家补充</w:t>
      </w:r>
      <w:r>
        <w:rPr>
          <w:rFonts w:ascii="宋体" w:eastAsia="宋体" w:hAnsi="宋体" w:hint="eastAsia"/>
          <w:b/>
          <w:sz w:val="24"/>
        </w:rPr>
        <w:t>确认</w:t>
      </w:r>
      <w:r>
        <w:rPr>
          <w:rFonts w:ascii="宋体" w:eastAsia="宋体" w:hAnsi="宋体"/>
          <w:b/>
          <w:sz w:val="24"/>
        </w:rPr>
        <w:t>）</w:t>
      </w:r>
    </w:p>
    <w:p w14:paraId="644AE3D3" w14:textId="0D01E66B" w:rsidR="00323F7F" w:rsidRDefault="00000000">
      <w:pPr>
        <w:ind w:firstLine="420"/>
        <w:rPr>
          <w:rFonts w:ascii="宋体" w:eastAsia="宋体" w:hAnsi="宋体" w:hint="eastAsia"/>
        </w:rPr>
      </w:pPr>
      <w:r>
        <w:rPr>
          <w:rFonts w:ascii="宋体" w:eastAsia="宋体" w:hAnsi="宋体"/>
          <w:sz w:val="24"/>
        </w:rPr>
        <w:t>干眼患者在持续注视过程中可能出现视力下降、反应变慢和视觉波动，眨眼后又可出现不同程度的恢复。项目需要研究手机端连续视标应答、反应时间和眨眼行为与干眼症状、泪膜破裂时间及眼表状态之间的关系，并控制基础视力、屈光状态、年龄、老视和其他眼病等混杂因素，形成具有医学解释性的干眼风险评估方法。</w:t>
      </w:r>
    </w:p>
    <w:p w14:paraId="28130F1D" w14:textId="77777777" w:rsidR="00323F7F" w:rsidRDefault="00000000">
      <w:pPr>
        <w:spacing w:before="120"/>
        <w:rPr>
          <w:rFonts w:ascii="宋体" w:eastAsia="宋体" w:hAnsi="宋体" w:hint="eastAsia"/>
          <w:b/>
          <w:sz w:val="24"/>
        </w:rPr>
      </w:pPr>
      <w:r>
        <w:rPr>
          <w:rFonts w:ascii="宋体" w:eastAsia="宋体" w:hAnsi="宋体" w:hint="eastAsia"/>
          <w:b/>
          <w:sz w:val="24"/>
        </w:rPr>
        <w:lastRenderedPageBreak/>
        <w:t>3</w:t>
      </w:r>
      <w:r>
        <w:rPr>
          <w:rFonts w:ascii="宋体" w:eastAsia="宋体" w:hAnsi="宋体"/>
          <w:b/>
          <w:sz w:val="24"/>
        </w:rPr>
        <w:t>. 老视方向：待专家明确</w:t>
      </w:r>
    </w:p>
    <w:p w14:paraId="7E378FDE" w14:textId="77777777" w:rsidR="00323F7F" w:rsidRDefault="00000000">
      <w:pPr>
        <w:ind w:firstLine="420"/>
        <w:rPr>
          <w:ins w:id="28" w:author="Whitree 77" w:date="2026-09-18T22:27:00Z" w16du:dateUtc="2026-09-18T14:27:00Z"/>
          <w:rFonts w:ascii="宋体" w:eastAsia="宋体" w:hAnsi="宋体"/>
          <w:color w:val="808080" w:themeColor="background1" w:themeShade="80"/>
          <w:sz w:val="24"/>
        </w:rPr>
      </w:pPr>
      <w:r>
        <w:rPr>
          <w:rFonts w:ascii="宋体" w:eastAsia="宋体" w:hAnsi="宋体"/>
          <w:sz w:val="24"/>
        </w:rPr>
        <w:t>重点科学问题拟围绕手机端可观测的近距离视觉任务表现与调节功能下降之间的关联展开。</w:t>
      </w:r>
      <w:r>
        <w:rPr>
          <w:rFonts w:ascii="宋体" w:eastAsia="宋体" w:hAnsi="宋体"/>
          <w:color w:val="808080" w:themeColor="background1" w:themeShade="80"/>
          <w:sz w:val="24"/>
        </w:rPr>
        <w:t>具体问题表述、关键生理指标以及需要排除的混杂因素，待老视专家结合临床方案进一步确定。</w:t>
      </w:r>
    </w:p>
    <w:p w14:paraId="6DDAD92F" w14:textId="18AEE0D1" w:rsidR="009B7BC5" w:rsidRPr="009B7BC5" w:rsidRDefault="009B7BC5">
      <w:pPr>
        <w:ind w:firstLine="420"/>
        <w:rPr>
          <w:rFonts w:ascii="宋体" w:eastAsia="宋体" w:hAnsi="宋体" w:hint="eastAsia"/>
          <w:color w:val="808080" w:themeColor="background1" w:themeShade="80"/>
          <w:sz w:val="24"/>
          <w:rPrChange w:id="29" w:author="Whitree 77" w:date="2026-09-18T22:27:00Z" w16du:dateUtc="2026-09-18T14:27:00Z">
            <w:rPr>
              <w:rFonts w:ascii="宋体" w:eastAsia="宋体" w:hAnsi="宋体" w:hint="eastAsia"/>
              <w:color w:val="808080" w:themeColor="background1" w:themeShade="80"/>
            </w:rPr>
          </w:rPrChange>
        </w:rPr>
      </w:pPr>
      <w:ins w:id="30" w:author="Whitree 77" w:date="2026-09-18T22:27:00Z" w16du:dateUtc="2026-09-18T14:27:00Z">
        <w:r w:rsidRPr="009B7BC5">
          <w:rPr>
            <w:rFonts w:ascii="宋体" w:eastAsia="宋体" w:hAnsi="宋体"/>
            <w:color w:val="808080" w:themeColor="background1" w:themeShade="80"/>
            <w:sz w:val="24"/>
            <w:rPrChange w:id="31" w:author="Whitree 77" w:date="2026-09-18T22:27:00Z" w16du:dateUtc="2026-09-18T14:27:00Z">
              <w:rPr>
                <w:rFonts w:ascii="宋体" w:eastAsia="宋体" w:hAnsi="宋体"/>
                <w:color w:val="808080" w:themeColor="background1" w:themeShade="80"/>
              </w:rPr>
            </w:rPrChange>
          </w:rPr>
          <w:t>老视及调节功能下降不能由单一近视力指标完整反映，其核心科学问题是：如何利用手机端可标准化获取的近视力、近点距离、调节幅度、调节灵敏度及不同距离下的视觉表现，建立能够反映个体残余调节能力及年龄变化的量化表征。项目需要重点解决不同手机屏幕尺寸与分辨率、眼—屏距离、手机移动速度、环境光照以及屈光状态和矫正方式对测试结果的影响，并区分标准远用矫正状态与日常近用矫正状态下的视觉表现，在此基础上分析手机端多维指标与临床调节功能评估之间的一致性，形成具有可重复性和医学解释性的老视及调节功能下降筛查方法。</w:t>
        </w:r>
      </w:ins>
    </w:p>
    <w:p w14:paraId="34972AAA" w14:textId="77777777" w:rsidR="00323F7F" w:rsidRDefault="00000000">
      <w:pPr>
        <w:spacing w:before="120"/>
        <w:rPr>
          <w:rFonts w:ascii="宋体" w:eastAsia="宋体" w:hAnsi="宋体" w:hint="eastAsia"/>
        </w:rPr>
      </w:pPr>
      <w:r>
        <w:rPr>
          <w:rFonts w:ascii="宋体" w:eastAsia="宋体" w:hAnsi="宋体" w:hint="eastAsia"/>
          <w:b/>
          <w:sz w:val="24"/>
        </w:rPr>
        <w:t>4</w:t>
      </w:r>
      <w:r>
        <w:rPr>
          <w:rFonts w:ascii="宋体" w:eastAsia="宋体" w:hAnsi="宋体"/>
          <w:b/>
          <w:sz w:val="24"/>
        </w:rPr>
        <w:t>. 斜视方向：待专家明确</w:t>
      </w:r>
    </w:p>
    <w:p w14:paraId="264C8EB5" w14:textId="77777777" w:rsidR="00323F7F" w:rsidRDefault="00000000">
      <w:pPr>
        <w:ind w:firstLine="420"/>
        <w:rPr>
          <w:ins w:id="32" w:author="Hong Liu" w:date="2026-09-10T09:57:00Z"/>
          <w:rFonts w:ascii="宋体" w:eastAsia="宋体" w:hAnsi="宋体" w:hint="eastAsia"/>
          <w:color w:val="808080" w:themeColor="background1" w:themeShade="80"/>
          <w:sz w:val="24"/>
        </w:rPr>
      </w:pPr>
      <w:r>
        <w:rPr>
          <w:rFonts w:ascii="宋体" w:eastAsia="宋体" w:hAnsi="宋体"/>
          <w:sz w:val="24"/>
        </w:rPr>
        <w:t>重点科学问题拟围绕手机摄像头获得的双眼相对位置、注视偏差和眼球运动协调特征与斜视临床检查结果之间的关联展开。</w:t>
      </w:r>
      <w:r>
        <w:rPr>
          <w:rFonts w:ascii="宋体" w:eastAsia="宋体" w:hAnsi="宋体"/>
          <w:color w:val="808080" w:themeColor="background1" w:themeShade="80"/>
          <w:sz w:val="24"/>
        </w:rPr>
        <w:t>具体病种范围、关键眼位指标和检测条件，待斜视专家结合临床方案进一步确定。</w:t>
      </w:r>
    </w:p>
    <w:p w14:paraId="620B6C26" w14:textId="77777777" w:rsidR="00323F7F" w:rsidRDefault="00000000">
      <w:pPr>
        <w:ind w:firstLine="420"/>
        <w:rPr>
          <w:rFonts w:ascii="宋体" w:eastAsia="宋体" w:hAnsi="宋体" w:hint="eastAsia"/>
          <w:color w:val="808080" w:themeColor="background1" w:themeShade="80"/>
          <w:sz w:val="24"/>
        </w:rPr>
      </w:pPr>
      <w:ins w:id="33" w:author="Hong Liu" w:date="2026-09-10T09:57:00Z">
        <w:r>
          <w:rPr>
            <w:rFonts w:ascii="宋体" w:eastAsia="宋体" w:hAnsi="宋体"/>
            <w:color w:val="808080" w:themeColor="background1" w:themeShade="80"/>
            <w:sz w:val="24"/>
          </w:rPr>
          <w:t>手机摄像头二维眼动信息与临床眼位及双眼协调功能之间的量化关联</w:t>
        </w:r>
        <w:r>
          <w:rPr>
            <w:rFonts w:ascii="宋体" w:eastAsia="宋体" w:hAnsi="宋体" w:hint="eastAsia"/>
            <w:color w:val="808080" w:themeColor="background1" w:themeShade="80"/>
            <w:sz w:val="24"/>
          </w:rPr>
          <w:t>。</w:t>
        </w:r>
        <w:r>
          <w:rPr>
            <w:rFonts w:ascii="宋体" w:eastAsia="宋体" w:hAnsi="宋体"/>
            <w:color w:val="808080" w:themeColor="background1" w:themeShade="80"/>
            <w:sz w:val="24"/>
          </w:rPr>
          <w:t>手机前置摄像头仅能采集二维眼部图像，难以直接获取眼球三维旋转角度及精确偏斜度，且婴幼儿配合度低、头部运动频繁，极易引入伪差。本方向需解决的核心科学问题是：如何通过设计标准化、趣味化的注视</w:t>
        </w:r>
        <w:r>
          <w:rPr>
            <w:rFonts w:ascii="宋体" w:eastAsia="宋体" w:hAnsi="宋体"/>
            <w:color w:val="808080" w:themeColor="background1" w:themeShade="80"/>
            <w:sz w:val="24"/>
          </w:rPr>
          <w:noBreakHyphen/>
          <w:t>遮盖</w:t>
        </w:r>
        <w:r>
          <w:rPr>
            <w:rFonts w:ascii="宋体" w:eastAsia="宋体" w:hAnsi="宋体"/>
            <w:color w:val="808080" w:themeColor="background1" w:themeShade="80"/>
            <w:sz w:val="24"/>
          </w:rPr>
          <w:noBreakHyphen/>
          <w:t>追踪交互式视标（如动态卡通目标、可控制的遮盖图案），引导受试者产生可重复的眼位分离与再注视反应，并利用深度学习方法从二维瞳孔</w:t>
        </w:r>
        <w:r>
          <w:rPr>
            <w:rFonts w:ascii="宋体" w:eastAsia="宋体" w:hAnsi="宋体"/>
            <w:color w:val="808080" w:themeColor="background1" w:themeShade="80"/>
            <w:sz w:val="24"/>
          </w:rPr>
          <w:noBreakHyphen/>
          <w:t>角膜反光向量中稳定提取注视偏差角、双眼对称性指数、再注视漂移幅度及追随运动匹配度等动态参数；进一步建立上述手机端参数与临床三棱镜遮盖试验斜视度（△）、同视机融合范围（°）及立体视锐度（arcsec）之间的定量映射关系，明确手机筛查的可检测最小斜视度阈值（如可检出≥8△水平斜视、≥5△垂直斜视），并控制头部姿态、测试距离、瞳孔大小、屈光矫正状态及发育年龄等混杂因素，形成具有良好重复性和年龄常模的手机端斜视风险评估模型。</w:t>
        </w:r>
      </w:ins>
    </w:p>
    <w:p w14:paraId="6B40E90F" w14:textId="77777777" w:rsidR="00323F7F" w:rsidRDefault="00323F7F">
      <w:pPr>
        <w:ind w:firstLine="420"/>
        <w:rPr>
          <w:rFonts w:ascii="宋体" w:eastAsia="宋体" w:hAnsi="宋体" w:hint="eastAsia"/>
        </w:rPr>
      </w:pPr>
    </w:p>
    <w:p w14:paraId="3439DCEF" w14:textId="77777777" w:rsidR="00323F7F" w:rsidRDefault="00000000">
      <w:pPr>
        <w:jc w:val="both"/>
        <w:rPr>
          <w:rFonts w:ascii="宋体" w:eastAsia="宋体" w:hAnsi="宋体" w:hint="eastAsia"/>
          <w:b/>
          <w:bCs/>
          <w:sz w:val="24"/>
        </w:rPr>
      </w:pPr>
      <w:r>
        <w:rPr>
          <w:rFonts w:ascii="宋体" w:eastAsia="宋体" w:hAnsi="宋体"/>
          <w:b/>
          <w:bCs/>
          <w:sz w:val="24"/>
        </w:rPr>
        <w:t>二、研究目标（仅参考，待定）</w:t>
      </w:r>
    </w:p>
    <w:p w14:paraId="2ADD99A9" w14:textId="77777777" w:rsidR="00323F7F" w:rsidRDefault="00000000">
      <w:pPr>
        <w:ind w:firstLine="420"/>
        <w:jc w:val="both"/>
        <w:rPr>
          <w:rFonts w:ascii="宋体" w:eastAsia="宋体" w:hAnsi="宋体" w:hint="eastAsia"/>
          <w:sz w:val="24"/>
        </w:rPr>
      </w:pPr>
      <w:r>
        <w:rPr>
          <w:rFonts w:ascii="宋体" w:eastAsia="宋体" w:hAnsi="宋体"/>
          <w:sz w:val="24"/>
        </w:rPr>
        <w:t>本项目拟研究基于手机摄像头和交互式视觉任务的眼健康功能智能评估方法，形成低成本、非接触、易推广的眼健康初筛工具。具体目标包括：</w:t>
      </w:r>
    </w:p>
    <w:p w14:paraId="125CC442" w14:textId="77777777" w:rsidR="00323F7F" w:rsidRDefault="00000000">
      <w:pPr>
        <w:widowControl/>
        <w:spacing w:before="120"/>
        <w:ind w:firstLine="420"/>
        <w:rPr>
          <w:rFonts w:ascii="宋体" w:eastAsia="宋体" w:hAnsi="宋体" w:hint="eastAsia"/>
        </w:rPr>
      </w:pPr>
      <w:r>
        <w:rPr>
          <w:rFonts w:ascii="黑体" w:eastAsia="黑体" w:hAnsi="黑体"/>
          <w:b/>
          <w:sz w:val="24"/>
        </w:rPr>
        <w:t>干眼方向</w:t>
      </w:r>
      <w:r>
        <w:rPr>
          <w:rFonts w:ascii="宋体" w:eastAsia="宋体" w:hAnsi="宋体"/>
          <w:b/>
          <w:sz w:val="24"/>
        </w:rPr>
        <w:t>（专家补充</w:t>
      </w:r>
      <w:r>
        <w:rPr>
          <w:rFonts w:ascii="宋体" w:eastAsia="宋体" w:hAnsi="宋体" w:hint="eastAsia"/>
          <w:b/>
          <w:sz w:val="24"/>
        </w:rPr>
        <w:t>确认</w:t>
      </w:r>
      <w:r>
        <w:rPr>
          <w:rFonts w:ascii="宋体" w:eastAsia="宋体" w:hAnsi="宋体"/>
          <w:b/>
          <w:sz w:val="24"/>
        </w:rPr>
        <w:t>）</w:t>
      </w:r>
      <w:r>
        <w:rPr>
          <w:rFonts w:ascii="宋体" w:eastAsia="宋体" w:hAnsi="宋体" w:hint="eastAsia"/>
        </w:rPr>
        <w:t>：</w:t>
      </w:r>
      <w:r>
        <w:rPr>
          <w:rFonts w:ascii="宋体" w:eastAsia="宋体" w:hAnsi="宋体"/>
          <w:sz w:val="24"/>
        </w:rPr>
        <w:t>建立手机端功能性连续视力检测</w:t>
      </w:r>
      <w:r>
        <w:rPr>
          <w:rFonts w:ascii="宋体" w:eastAsia="宋体" w:hAnsi="宋体" w:hint="eastAsia"/>
          <w:sz w:val="24"/>
        </w:rPr>
        <w:t>方法</w:t>
      </w:r>
      <w:r>
        <w:rPr>
          <w:rFonts w:ascii="宋体" w:eastAsia="宋体" w:hAnsi="宋体"/>
          <w:sz w:val="24"/>
        </w:rPr>
        <w:t>，基于预训练视觉基础模型和参数高效微调实现眨眼、眼睑运动、观看距离、头部姿态</w:t>
      </w:r>
      <w:r>
        <w:rPr>
          <w:rFonts w:ascii="宋体" w:eastAsia="宋体" w:hAnsi="宋体"/>
          <w:sz w:val="24"/>
        </w:rPr>
        <w:lastRenderedPageBreak/>
        <w:t>及数据质量的稳健感知；构建眨眼事件驱动的多模态时序基础模型，联合编码眼部视频、视标应答、反应时间和症状信息；建立临床知识约束的多任务风险模型，同时预测干眼风险、泪膜稳定性、症状严重程度和结果可信度，并以不确定性驱动自适应延长测试；通过跨设备、独立样本和临床眼表检查验证模型的重复性、校准度与泛化能力，形成可解释、可拒判的手机端干眼智能筛查原型。</w:t>
      </w:r>
    </w:p>
    <w:p w14:paraId="0BE1E5FB" w14:textId="77777777" w:rsidR="00323F7F" w:rsidRDefault="00000000">
      <w:pPr>
        <w:spacing w:before="120"/>
        <w:ind w:firstLine="420"/>
        <w:rPr>
          <w:ins w:id="34" w:author="Whitree 77" w:date="2026-09-18T22:30:00Z" w16du:dateUtc="2026-09-18T14:30:00Z"/>
          <w:rFonts w:ascii="宋体" w:eastAsia="宋体" w:hAnsi="宋体"/>
          <w:sz w:val="24"/>
        </w:rPr>
      </w:pPr>
      <w:r>
        <w:rPr>
          <w:rFonts w:ascii="黑体" w:eastAsia="黑体" w:hAnsi="黑体"/>
          <w:b/>
          <w:sz w:val="24"/>
        </w:rPr>
        <w:t>老视方向研究目标（专家补充）</w:t>
      </w:r>
      <w:r>
        <w:rPr>
          <w:rFonts w:hint="eastAsia"/>
        </w:rPr>
        <w:t>：</w:t>
      </w:r>
      <w:r>
        <w:rPr>
          <w:rFonts w:ascii="宋体" w:eastAsia="宋体" w:hAnsi="宋体"/>
          <w:sz w:val="24"/>
        </w:rPr>
        <w:t>初步建立手机端老视或调节功能筛查的研究框架和数据采集接口。</w:t>
      </w:r>
      <w:r>
        <w:rPr>
          <w:rFonts w:ascii="宋体" w:eastAsia="宋体" w:hAnsi="宋体"/>
          <w:color w:val="808080" w:themeColor="background1" w:themeShade="80"/>
          <w:sz w:val="24"/>
        </w:rPr>
        <w:t>具体目标人群、功能指标、临床对照检查及预期技术指标由老视专家进一步明确</w:t>
      </w:r>
      <w:r>
        <w:rPr>
          <w:rFonts w:ascii="宋体" w:eastAsia="宋体" w:hAnsi="宋体"/>
          <w:sz w:val="24"/>
        </w:rPr>
        <w:t>。</w:t>
      </w:r>
    </w:p>
    <w:p w14:paraId="0F77DDA4" w14:textId="4CD1B9CD" w:rsidR="000E5378" w:rsidRPr="000E5378" w:rsidRDefault="000E5378">
      <w:pPr>
        <w:spacing w:before="120"/>
        <w:ind w:firstLine="420"/>
        <w:rPr>
          <w:rFonts w:ascii="宋体" w:eastAsia="宋体" w:hAnsi="宋体" w:hint="eastAsia"/>
          <w:sz w:val="24"/>
          <w:rPrChange w:id="35" w:author="Whitree 77" w:date="2026-09-18T22:31:00Z" w16du:dateUtc="2026-09-18T14:31:00Z">
            <w:rPr>
              <w:rFonts w:hint="eastAsia"/>
            </w:rPr>
          </w:rPrChange>
        </w:rPr>
      </w:pPr>
      <w:ins w:id="36" w:author="Whitree 77" w:date="2026-09-18T22:30:00Z" w16du:dateUtc="2026-09-18T14:30:00Z">
        <w:r w:rsidRPr="000E5378">
          <w:rPr>
            <w:rFonts w:ascii="宋体" w:eastAsia="宋体" w:hAnsi="宋体"/>
            <w:sz w:val="24"/>
            <w:rPrChange w:id="37" w:author="Whitree 77" w:date="2026-09-18T22:31:00Z" w16du:dateUtc="2026-09-18T14:31:00Z">
              <w:rPr/>
            </w:rPrChange>
          </w:rPr>
          <w:t>面向35岁以上人群建立手机端老视及眼调节功能智能筛查原型，形成近视力、调节幅度、调节灵敏度和不同距离视觉表现的标准化测试流程；利用前置摄像头、AR/距离估计及设备参数读取实现眼—屏距离、手机移动过程、视标尺寸和测试环境的自动监测与校正；设置“标准测试模式”和“日常矫正模式”，分别评估远用矫正状态下的真实残余调节能力及日常眼镜条件下的近距离视觉表现；进一步融合年龄、屈光状态、近视力、调节幅度、调节灵敏度和离焦曲线等信息，构建视觉功能年龄/调节年龄及老视风险提示模型，并通过重复测试、跨设备测试及临床调节功能检查评价其稳定性和一致性，形成可用于院外初筛和长期视觉功能管理的手机端工具。</w:t>
        </w:r>
      </w:ins>
    </w:p>
    <w:p w14:paraId="74408507" w14:textId="77777777" w:rsidR="00323F7F" w:rsidRDefault="00000000">
      <w:pPr>
        <w:spacing w:before="120"/>
        <w:ind w:firstLine="420"/>
        <w:jc w:val="both"/>
        <w:rPr>
          <w:ins w:id="38" w:author="Hong Liu" w:date="2026-09-10T09:58:00Z"/>
          <w:rFonts w:ascii="宋体" w:eastAsia="宋体" w:hAnsi="宋体" w:hint="eastAsia"/>
          <w:sz w:val="24"/>
        </w:rPr>
      </w:pPr>
      <w:r>
        <w:rPr>
          <w:rFonts w:ascii="黑体" w:eastAsia="黑体" w:hAnsi="黑体"/>
          <w:b/>
          <w:sz w:val="24"/>
        </w:rPr>
        <w:t>斜视方向研究目标（专家补充）</w:t>
      </w:r>
      <w:r>
        <w:rPr>
          <w:rFonts w:hint="eastAsia"/>
        </w:rPr>
        <w:t>：</w:t>
      </w:r>
      <w:r>
        <w:rPr>
          <w:rFonts w:ascii="宋体" w:eastAsia="宋体" w:hAnsi="宋体"/>
          <w:sz w:val="24"/>
        </w:rPr>
        <w:t>初步建立手机端斜视及双眼视觉异常筛查的研究框架和影像数据采集接口。具体筛查对象、临床金标准、风险提示规则及预期技术指标由斜视专家进一步明确。</w:t>
      </w:r>
    </w:p>
    <w:p w14:paraId="6A3C5C3F" w14:textId="77777777" w:rsidR="00323F7F" w:rsidRDefault="00000000">
      <w:pPr>
        <w:spacing w:before="120"/>
        <w:ind w:firstLine="420"/>
        <w:jc w:val="both"/>
        <w:rPr>
          <w:rFonts w:ascii="宋体" w:eastAsia="宋体" w:hAnsi="宋体" w:hint="eastAsia"/>
        </w:rPr>
      </w:pPr>
      <w:ins w:id="39" w:author="Hong Liu" w:date="2026-09-10T09:58:00Z">
        <w:r>
          <w:rPr>
            <w:rFonts w:ascii="宋体" w:eastAsia="宋体" w:hAnsi="宋体"/>
          </w:rPr>
          <w:t>构建基于手机前置摄像头的斜视及双眼协调异常多任务筛查原型，形成包含注视偏差（角膜映光法）、交替遮盖诱发注视移位、单眼/双眼追随运动及粗略立体视检测（如采用红</w:t>
        </w:r>
        <w:r>
          <w:rPr>
            <w:rFonts w:ascii="宋体" w:eastAsia="宋体" w:hAnsi="宋体"/>
          </w:rPr>
          <w:noBreakHyphen/>
          <w:t>蓝滤色片加附件的手机立体图）在内的标准化测试流程。利用视觉自注意力网络联合时序模型实现双眼区域实时分割、瞳孔中心及角膜反光点的高精度定位与追踪，自动计算注视偏差角、眼球运动对称性指数、隐斜偏移量及追随平稳性等多项生物标志物。以临床三棱镜交替遮盖试验、同视机融合范围检查及</w:t>
        </w:r>
      </w:ins>
      <w:ins w:id="40" w:author="青林" w:date="2026-09-15T17:10:00Z">
        <w:r>
          <w:rPr>
            <w:rFonts w:ascii="宋体" w:eastAsia="宋体" w:hAnsi="宋体" w:hint="eastAsia"/>
          </w:rPr>
          <w:t>Randot</w:t>
        </w:r>
      </w:ins>
      <w:ins w:id="41" w:author="Hong Liu" w:date="2026-09-10T09:58:00Z">
        <w:del w:id="42" w:author="青林" w:date="2026-09-15T17:10:00Z">
          <w:r>
            <w:rPr>
              <w:rFonts w:ascii="宋体" w:eastAsia="宋体" w:hAnsi="宋体"/>
            </w:rPr>
            <w:delText>Titmus</w:delText>
          </w:r>
        </w:del>
        <w:r>
          <w:rPr>
            <w:rFonts w:ascii="宋体" w:eastAsia="宋体" w:hAnsi="宋体"/>
          </w:rPr>
          <w:t>立体图为金标准，在3</w:t>
        </w:r>
        <w:r>
          <w:rPr>
            <w:rFonts w:ascii="宋体" w:eastAsia="宋体" w:hAnsi="宋体"/>
          </w:rPr>
          <w:noBreakHyphen/>
          <w:t>12岁儿童（含正位、隐斜、间歇性外斜、调节性内斜及恒定性斜视）中完成≥500例的对照验证，使手机端筛查水平斜视≥10△的敏感度≥85%、特异度≥80%，并输出“眼位正常/可疑偏斜/高度疑似斜视”三级风险提示及可解释性报告。同时收集多年龄段正常儿童数据，建立儿童眼位发育常模和纵向眼位档案，支撑长期随访与风险趋势预警。</w:t>
        </w:r>
      </w:ins>
    </w:p>
    <w:p w14:paraId="28ABBCB9" w14:textId="77777777" w:rsidR="00323F7F" w:rsidRDefault="00000000">
      <w:pPr>
        <w:jc w:val="both"/>
        <w:rPr>
          <w:rFonts w:ascii="宋体" w:eastAsia="宋体" w:hAnsi="宋体" w:hint="eastAsia"/>
          <w:b/>
          <w:bCs/>
          <w:sz w:val="24"/>
        </w:rPr>
      </w:pPr>
      <w:r>
        <w:rPr>
          <w:rFonts w:ascii="宋体" w:eastAsia="宋体" w:hAnsi="宋体"/>
          <w:b/>
          <w:bCs/>
          <w:sz w:val="24"/>
        </w:rPr>
        <w:t>三、研究内容（仅参考，待定）</w:t>
      </w:r>
    </w:p>
    <w:p w14:paraId="5F73C4E5" w14:textId="77777777" w:rsidR="00323F7F" w:rsidRDefault="00000000">
      <w:pPr>
        <w:spacing w:before="120"/>
        <w:jc w:val="both"/>
        <w:rPr>
          <w:rFonts w:ascii="宋体" w:eastAsia="宋体" w:hAnsi="宋体" w:hint="eastAsia"/>
        </w:rPr>
      </w:pPr>
      <w:r>
        <w:rPr>
          <w:rFonts w:ascii="宋体" w:eastAsia="宋体" w:hAnsi="宋体"/>
          <w:b/>
          <w:sz w:val="24"/>
        </w:rPr>
        <w:t>研究内容一：基于功能性连续视力的干眼智能筛查</w:t>
      </w:r>
    </w:p>
    <w:p w14:paraId="77556E2A" w14:textId="77777777" w:rsidR="00323F7F" w:rsidRDefault="00000000">
      <w:pPr>
        <w:ind w:firstLine="420"/>
        <w:jc w:val="both"/>
        <w:rPr>
          <w:rFonts w:ascii="宋体" w:eastAsia="宋体" w:hAnsi="宋体" w:hint="eastAsia"/>
        </w:rPr>
      </w:pPr>
      <w:r>
        <w:rPr>
          <w:rFonts w:ascii="宋体" w:eastAsia="宋体" w:hAnsi="宋体"/>
          <w:sz w:val="24"/>
        </w:rPr>
        <w:lastRenderedPageBreak/>
        <w:t>本方向按照“测试数据构建—动态视觉表征学习—干眼风险识别”三个层次开展研究。首先在手机端采集标准化、可重复的视觉任务数据；其次围绕眨眼前后的视觉下降与恢复学习动态变化规律；最后结合临床检查和诊疗知识识别干眼风险，并验证结果是否可靠。手机端结果用于风险筛查和就医提示，不替代临床诊断。</w:t>
      </w:r>
    </w:p>
    <w:p w14:paraId="23702D75" w14:textId="77777777" w:rsidR="00323F7F" w:rsidRDefault="00000000">
      <w:pPr>
        <w:spacing w:before="120"/>
        <w:jc w:val="both"/>
        <w:rPr>
          <w:rFonts w:ascii="宋体" w:eastAsia="宋体" w:hAnsi="宋体" w:hint="eastAsia"/>
        </w:rPr>
      </w:pPr>
      <w:r>
        <w:rPr>
          <w:rFonts w:ascii="宋体" w:eastAsia="宋体" w:hAnsi="宋体"/>
          <w:b/>
          <w:sz w:val="24"/>
        </w:rPr>
        <w:t>（1）基于感知的多模态测试数据构建方法</w:t>
      </w:r>
    </w:p>
    <w:p w14:paraId="218CA012" w14:textId="77777777" w:rsidR="00323F7F" w:rsidRDefault="00000000">
      <w:pPr>
        <w:ind w:firstLine="420"/>
        <w:jc w:val="both"/>
        <w:rPr>
          <w:rFonts w:ascii="宋体" w:eastAsia="宋体" w:hAnsi="宋体" w:hint="eastAsia"/>
          <w:sz w:val="24"/>
        </w:rPr>
      </w:pPr>
      <w:r>
        <w:rPr>
          <w:rFonts w:ascii="宋体" w:eastAsia="宋体" w:hAnsi="宋体"/>
          <w:sz w:val="24"/>
        </w:rPr>
        <w:t>设计适用于手机屏幕的连续视标识别任务。受试者在观看和辨认视标的同时，手机同步记录每次作答是否正确、反应时间、视标大小以及眼部视频，使“看得怎么样”和“眼睛如何变化”能够在同一时间轴上对应起来。测试包括基础信息采集、短时练习和正式检测三个环节，尽量保证不同年龄、视力基础和反应速度的人都能顺利完成。</w:t>
      </w:r>
    </w:p>
    <w:p w14:paraId="2AE59FB8" w14:textId="0DA0C760" w:rsidR="00323F7F" w:rsidRDefault="00000000">
      <w:pPr>
        <w:ind w:firstLine="420"/>
        <w:jc w:val="both"/>
        <w:rPr>
          <w:rFonts w:ascii="宋体" w:eastAsia="宋体" w:hAnsi="宋体" w:hint="eastAsia"/>
          <w:sz w:val="24"/>
        </w:rPr>
      </w:pPr>
      <w:r>
        <w:rPr>
          <w:rFonts w:ascii="宋体" w:eastAsia="宋体" w:hAnsi="宋体" w:hint="eastAsia"/>
          <w:bCs/>
          <w:sz w:val="24"/>
        </w:rPr>
        <w:t>测试前记录年龄、屈光矫正状态、基础视力、近期用眼情况和干眼症状</w:t>
      </w:r>
      <w:ins w:id="43" w:author="Whitree 77" w:date="2026-09-18T23:03:00Z" w16du:dateUtc="2026-09-18T15:03:00Z">
        <w:r w:rsidR="009F060B">
          <w:rPr>
            <w:rFonts w:ascii="宋体" w:eastAsia="宋体" w:hAnsi="宋体" w:hint="eastAsia"/>
            <w:bCs/>
            <w:sz w:val="24"/>
          </w:rPr>
          <w:t>（</w:t>
        </w:r>
      </w:ins>
      <w:ins w:id="44" w:author="Whitree 77" w:date="2026-09-18T23:03:00Z">
        <w:r w:rsidR="009F060B" w:rsidRPr="009F060B">
          <w:rPr>
            <w:rFonts w:ascii="宋体" w:eastAsia="宋体" w:hAnsi="宋体"/>
            <w:bCs/>
            <w:sz w:val="24"/>
          </w:rPr>
          <w:t>年龄，性别，是否存在眼部疾病如屈光不正、白内障、青光眼、黄斑病变、视网膜病变、眼睑病变、干眼症、眼手术或外伤史、佩戴隐形眼镜史、近期眼部用药史</w:t>
        </w:r>
      </w:ins>
      <w:ins w:id="45" w:author="Whitree 77" w:date="2026-09-18T23:03:00Z" w16du:dateUtc="2026-09-18T15:03:00Z">
        <w:r w:rsidR="009F060B">
          <w:rPr>
            <w:rFonts w:ascii="宋体" w:eastAsia="宋体" w:hAnsi="宋体" w:hint="eastAsia"/>
            <w:bCs/>
            <w:sz w:val="24"/>
          </w:rPr>
          <w:t>，</w:t>
        </w:r>
      </w:ins>
      <w:ins w:id="46" w:author="Whitree 77" w:date="2026-09-18T23:03:00Z">
        <w:r w:rsidR="009F060B" w:rsidRPr="009F060B">
          <w:rPr>
            <w:rFonts w:ascii="宋体" w:eastAsia="宋体" w:hAnsi="宋体"/>
            <w:bCs/>
            <w:sz w:val="24"/>
          </w:rPr>
          <w:t>每日电子产品使用时长、是否眼部化妆、睡眠时长、是否存在糖尿病、甲状腺疾病、类风湿、干燥综合征等</w:t>
        </w:r>
      </w:ins>
      <w:ins w:id="47" w:author="Whitree 77" w:date="2026-09-18T23:03:00Z" w16du:dateUtc="2026-09-18T15:03:00Z">
        <w:r w:rsidR="009F060B">
          <w:rPr>
            <w:rFonts w:ascii="宋体" w:eastAsia="宋体" w:hAnsi="宋体" w:hint="eastAsia"/>
            <w:bCs/>
            <w:sz w:val="24"/>
          </w:rPr>
          <w:t>）</w:t>
        </w:r>
      </w:ins>
      <w:r>
        <w:rPr>
          <w:rFonts w:ascii="宋体" w:eastAsia="宋体" w:hAnsi="宋体" w:hint="eastAsia"/>
          <w:bCs/>
          <w:sz w:val="24"/>
        </w:rPr>
        <w:t>，同时记录手机屏幕亮度、环境光照、观看距离等可能影响结果的条件。正式测试前安排约10—15秒练习，</w:t>
      </w:r>
      <w:ins w:id="48" w:author="Whitree 77" w:date="2026-09-18T22:45:00Z" w16du:dateUtc="2026-09-18T14:45:00Z">
        <w:r w:rsidR="009349EE">
          <w:rPr>
            <w:rFonts w:ascii="宋体" w:eastAsia="宋体" w:hAnsi="宋体" w:hint="eastAsia"/>
            <w:bCs/>
            <w:sz w:val="24"/>
          </w:rPr>
          <w:t>需要设置提示“建议佩戴最佳矫正视力眼镜进行测试”</w:t>
        </w:r>
      </w:ins>
      <w:ins w:id="49" w:author="Whitree 77" w:date="2026-09-18T22:46:00Z" w16du:dateUtc="2026-09-18T14:46:00Z">
        <w:r w:rsidR="009349EE">
          <w:rPr>
            <w:rFonts w:ascii="宋体" w:eastAsia="宋体" w:hAnsi="宋体" w:hint="eastAsia"/>
            <w:bCs/>
            <w:sz w:val="24"/>
          </w:rPr>
          <w:t>，将视标调到0.3大小，让测试者在距离手机40cm处进行注视</w:t>
        </w:r>
      </w:ins>
      <w:ins w:id="50" w:author="Whitree 77" w:date="2026-09-18T22:47:00Z" w16du:dateUtc="2026-09-18T14:47:00Z">
        <w:r w:rsidR="009349EE">
          <w:rPr>
            <w:rFonts w:ascii="宋体" w:eastAsia="宋体" w:hAnsi="宋体" w:hint="eastAsia"/>
            <w:bCs/>
            <w:sz w:val="24"/>
          </w:rPr>
          <w:t>。回答错误或无反应时</w:t>
        </w:r>
      </w:ins>
      <w:ins w:id="51" w:author="Whitree 77" w:date="2026-09-18T22:48:00Z" w16du:dateUtc="2026-09-18T14:48:00Z">
        <w:r w:rsidR="009349EE">
          <w:rPr>
            <w:rFonts w:ascii="宋体" w:eastAsia="宋体" w:hAnsi="宋体" w:hint="eastAsia"/>
            <w:bCs/>
            <w:sz w:val="24"/>
          </w:rPr>
          <w:t>视标自动增大一档；回答正确时，同样大小视标随机再次显示，下一次</w:t>
        </w:r>
      </w:ins>
      <w:ins w:id="52" w:author="Whitree 77" w:date="2026-09-18T22:49:00Z" w16du:dateUtc="2026-09-18T14:49:00Z">
        <w:r w:rsidR="009349EE">
          <w:rPr>
            <w:rFonts w:ascii="宋体" w:eastAsia="宋体" w:hAnsi="宋体" w:hint="eastAsia"/>
            <w:bCs/>
            <w:sz w:val="24"/>
          </w:rPr>
          <w:t>正确回答时视标减小一档。</w:t>
        </w:r>
      </w:ins>
      <w:del w:id="53" w:author="Whitree 77" w:date="2026-09-18T22:48:00Z" w16du:dateUtc="2026-09-18T14:48:00Z">
        <w:r w:rsidDel="009349EE">
          <w:rPr>
            <w:rFonts w:ascii="宋体" w:eastAsia="宋体" w:hAnsi="宋体" w:hint="eastAsia"/>
            <w:bCs/>
            <w:sz w:val="24"/>
          </w:rPr>
          <w:delText>根据个人识别能力确定起始视标大小和大致反应速度，减少因不熟悉操作造成的误差</w:delText>
        </w:r>
      </w:del>
      <w:r>
        <w:rPr>
          <w:rFonts w:ascii="宋体" w:eastAsia="宋体" w:hAnsi="宋体" w:hint="eastAsia"/>
          <w:bCs/>
          <w:sz w:val="24"/>
        </w:rPr>
        <w:t>。</w:t>
      </w:r>
      <w:ins w:id="54" w:author="Whitree 77" w:date="2026-09-18T22:49:00Z" w16du:dateUtc="2026-09-18T14:49:00Z">
        <w:r w:rsidR="009370EE">
          <w:rPr>
            <w:rFonts w:ascii="宋体" w:eastAsia="宋体" w:hAnsi="宋体" w:hint="eastAsia"/>
            <w:bCs/>
            <w:sz w:val="24"/>
          </w:rPr>
          <w:t>上述过程仅用于</w:t>
        </w:r>
      </w:ins>
      <w:ins w:id="55" w:author="Whitree 77" w:date="2026-09-18T22:50:00Z" w16du:dateUtc="2026-09-18T14:50:00Z">
        <w:r w:rsidR="009370EE">
          <w:rPr>
            <w:rFonts w:ascii="宋体" w:eastAsia="宋体" w:hAnsi="宋体" w:hint="eastAsia"/>
            <w:bCs/>
            <w:sz w:val="24"/>
          </w:rPr>
          <w:t>测试者练习使用</w:t>
        </w:r>
        <w:r w:rsidR="005D769F">
          <w:rPr>
            <w:rFonts w:ascii="宋体" w:eastAsia="宋体" w:hAnsi="宋体" w:hint="eastAsia"/>
            <w:bCs/>
            <w:sz w:val="24"/>
          </w:rPr>
          <w:t>，不是正式测试的一部分。</w:t>
        </w:r>
      </w:ins>
    </w:p>
    <w:p w14:paraId="462D0CC4" w14:textId="27055365" w:rsidR="00323F7F" w:rsidRDefault="00000000">
      <w:pPr>
        <w:ind w:firstLine="420"/>
        <w:jc w:val="both"/>
        <w:rPr>
          <w:ins w:id="56" w:author="Whitree 77" w:date="2026-09-18T23:00:00Z" w16du:dateUtc="2026-09-18T15:00:00Z"/>
          <w:rFonts w:ascii="宋体" w:eastAsia="宋体" w:hAnsi="宋体"/>
          <w:bCs/>
          <w:sz w:val="24"/>
        </w:rPr>
      </w:pPr>
      <w:r>
        <w:rPr>
          <w:rFonts w:ascii="宋体" w:eastAsia="宋体" w:hAnsi="宋体" w:hint="eastAsia"/>
          <w:bCs/>
          <w:sz w:val="24"/>
        </w:rPr>
        <w:t>正式测试</w:t>
      </w:r>
      <w:ins w:id="57" w:author="Whitree 77" w:date="2026-09-18T22:55:00Z" w16du:dateUtc="2026-09-18T14:55:00Z">
        <w:r w:rsidR="00C0669F">
          <w:rPr>
            <w:rFonts w:ascii="宋体" w:eastAsia="宋体" w:hAnsi="宋体" w:hint="eastAsia"/>
            <w:bCs/>
            <w:sz w:val="24"/>
          </w:rPr>
          <w:t>包含60s自然眨眼测试</w:t>
        </w:r>
      </w:ins>
      <w:ins w:id="58" w:author="Whitree 77" w:date="2026-09-18T22:56:00Z" w16du:dateUtc="2026-09-18T14:56:00Z">
        <w:r w:rsidR="00C0669F">
          <w:rPr>
            <w:rFonts w:ascii="宋体" w:eastAsia="宋体" w:hAnsi="宋体" w:hint="eastAsia"/>
            <w:bCs/>
            <w:sz w:val="24"/>
          </w:rPr>
          <w:t>和20s睁眼检测。</w:t>
        </w:r>
      </w:ins>
      <w:ins w:id="59" w:author="Whitree 77" w:date="2026-09-18T22:50:00Z" w16du:dateUtc="2026-09-18T14:50:00Z">
        <w:r w:rsidR="009370EE">
          <w:rPr>
            <w:rFonts w:ascii="宋体" w:eastAsia="宋体" w:hAnsi="宋体" w:hint="eastAsia"/>
            <w:bCs/>
            <w:sz w:val="24"/>
          </w:rPr>
          <w:t>需要设置提示“建议佩戴最佳矫正视力眼镜进行测试”，</w:t>
        </w:r>
      </w:ins>
      <w:r>
        <w:rPr>
          <w:rFonts w:ascii="宋体" w:eastAsia="宋体" w:hAnsi="宋体" w:hint="eastAsia"/>
          <w:bCs/>
          <w:sz w:val="24"/>
        </w:rPr>
        <w:t>采用方向随机的E字或Landolt环等标准视标，</w:t>
      </w:r>
      <w:ins w:id="60" w:author="Whitree 77" w:date="2026-09-18T22:52:00Z" w16du:dateUtc="2026-09-18T14:52:00Z">
        <w:r w:rsidR="002D1A85">
          <w:rPr>
            <w:rFonts w:ascii="宋体" w:eastAsia="宋体" w:hAnsi="宋体" w:hint="eastAsia"/>
            <w:bCs/>
            <w:sz w:val="24"/>
          </w:rPr>
          <w:t>测试者在距离手机 40cm 处进行注视。</w:t>
        </w:r>
        <w:r w:rsidR="00827357">
          <w:rPr>
            <w:rFonts w:ascii="宋体" w:eastAsia="宋体" w:hAnsi="宋体" w:hint="eastAsia"/>
            <w:bCs/>
            <w:sz w:val="24"/>
          </w:rPr>
          <w:t>视标每次显示时间设为2秒，</w:t>
        </w:r>
      </w:ins>
      <w:ins w:id="61" w:author="Whitree 77" w:date="2026-09-18T22:53:00Z" w16du:dateUtc="2026-09-18T14:53:00Z">
        <w:r w:rsidR="00827357">
          <w:rPr>
            <w:rFonts w:ascii="宋体" w:eastAsia="宋体" w:hAnsi="宋体" w:hint="eastAsia"/>
            <w:bCs/>
            <w:sz w:val="24"/>
          </w:rPr>
          <w:t>测试者需在2秒内回答，2秒内无反应视为错误。</w:t>
        </w:r>
      </w:ins>
      <w:r>
        <w:rPr>
          <w:rFonts w:ascii="宋体" w:eastAsia="宋体" w:hAnsi="宋体" w:hint="eastAsia"/>
          <w:bCs/>
          <w:sz w:val="24"/>
        </w:rPr>
        <w:t>连续记录视标大小、识别结果、反应时间和出现时刻。</w:t>
      </w:r>
      <w:ins w:id="62" w:author="Whitree 77" w:date="2026-09-18T22:57:00Z" w16du:dateUtc="2026-09-18T14:57:00Z">
        <w:r w:rsidR="00AF076F">
          <w:rPr>
            <w:rFonts w:ascii="宋体" w:eastAsia="宋体" w:hAnsi="宋体" w:hint="eastAsia"/>
            <w:bCs/>
            <w:sz w:val="24"/>
          </w:rPr>
          <w:t>然后在睁眼状态下，进行20s</w:t>
        </w:r>
      </w:ins>
      <w:ins w:id="63" w:author="Whitree 77" w:date="2026-09-18T22:58:00Z" w16du:dateUtc="2026-09-18T14:58:00Z">
        <w:r w:rsidR="00AF076F">
          <w:rPr>
            <w:rFonts w:ascii="宋体" w:eastAsia="宋体" w:hAnsi="宋体" w:hint="eastAsia"/>
            <w:bCs/>
            <w:sz w:val="24"/>
          </w:rPr>
          <w:t>连续功能性视力检测（依然需要注视视标）。</w:t>
        </w:r>
      </w:ins>
      <w:r>
        <w:rPr>
          <w:rFonts w:ascii="宋体" w:eastAsia="宋体" w:hAnsi="宋体" w:hint="eastAsia"/>
          <w:bCs/>
          <w:sz w:val="24"/>
        </w:rPr>
        <w:t>首期设置约60秒的自然眨眼测试，用于观察日常注视状态下的视觉变化；如果症状较明显、结果接近临界值或短时测试难以判断，可延长至3—5分钟</w:t>
      </w:r>
      <w:ins w:id="64" w:author="Whitree 77" w:date="2026-09-18T22:59:00Z" w16du:dateUtc="2026-09-18T14:59:00Z">
        <w:r w:rsidR="00214305">
          <w:rPr>
            <w:rFonts w:ascii="宋体" w:eastAsia="宋体" w:hAnsi="宋体" w:hint="eastAsia"/>
            <w:bCs/>
            <w:sz w:val="24"/>
          </w:rPr>
          <w:t>（按上述自然眨眼进行）</w:t>
        </w:r>
      </w:ins>
      <w:r>
        <w:rPr>
          <w:rFonts w:ascii="宋体" w:eastAsia="宋体" w:hAnsi="宋体" w:hint="eastAsia"/>
          <w:bCs/>
          <w:sz w:val="24"/>
        </w:rPr>
        <w:t>，以便更充分地观察持续注视时的视觉波动。</w:t>
      </w:r>
    </w:p>
    <w:p w14:paraId="10A500CF" w14:textId="68C9CC2A" w:rsidR="00E21558" w:rsidRDefault="00E21558">
      <w:pPr>
        <w:ind w:firstLine="420"/>
        <w:jc w:val="both"/>
        <w:rPr>
          <w:rFonts w:ascii="宋体" w:eastAsia="宋体" w:hAnsi="宋体" w:hint="eastAsia"/>
        </w:rPr>
      </w:pPr>
      <w:ins w:id="65" w:author="Whitree 77" w:date="2026-09-18T23:00:00Z" w16du:dateUtc="2026-09-18T15:00:00Z">
        <w:r>
          <w:rPr>
            <w:rFonts w:ascii="宋体" w:eastAsia="宋体" w:hAnsi="宋体" w:hint="eastAsia"/>
            <w:bCs/>
            <w:sz w:val="24"/>
          </w:rPr>
          <w:t>补充功能：闭眼休息1分钟或进行眨眼操后，再进行上述检测。</w:t>
        </w:r>
      </w:ins>
    </w:p>
    <w:p w14:paraId="494F9A83" w14:textId="77777777" w:rsidR="00323F7F" w:rsidRDefault="00000000">
      <w:pPr>
        <w:ind w:firstLine="420"/>
        <w:jc w:val="both"/>
        <w:rPr>
          <w:rFonts w:ascii="宋体" w:eastAsia="宋体" w:hAnsi="宋体" w:hint="eastAsia"/>
        </w:rPr>
      </w:pPr>
      <w:r>
        <w:rPr>
          <w:rFonts w:ascii="宋体" w:eastAsia="宋体" w:hAnsi="宋体" w:hint="eastAsia"/>
          <w:sz w:val="24"/>
        </w:rPr>
        <w:t>测试过程中，手机前置摄像头同步感知眨眼、眼睑运动、头部姿态和观看距离，并结合环境光照和画面清晰度判断数据是否可靠。当距离变化过大、头部偏转明显、画面模糊或光照不合适时，系统提示受试者调整或重新测试。最终形成由视觉任务表现、眼部行为、症状信息和测试环境共同组成的多模态数据，为后续模型学习提供统一的数据基础。</w:t>
      </w:r>
    </w:p>
    <w:p w14:paraId="0DE76F3B" w14:textId="77777777" w:rsidR="00323F7F" w:rsidRDefault="00000000">
      <w:pPr>
        <w:spacing w:before="120"/>
        <w:jc w:val="both"/>
        <w:rPr>
          <w:rFonts w:ascii="宋体" w:eastAsia="宋体" w:hAnsi="宋体" w:hint="eastAsia"/>
        </w:rPr>
      </w:pPr>
      <w:r>
        <w:rPr>
          <w:rFonts w:ascii="宋体" w:eastAsia="宋体" w:hAnsi="宋体"/>
          <w:b/>
          <w:sz w:val="24"/>
        </w:rPr>
        <w:lastRenderedPageBreak/>
        <w:t>（2）眨眼事件驱动的眼部动态视觉表征学习模型</w:t>
      </w:r>
    </w:p>
    <w:p w14:paraId="02A2E388" w14:textId="77777777" w:rsidR="00323F7F" w:rsidRDefault="00000000">
      <w:pPr>
        <w:ind w:firstLine="420"/>
        <w:jc w:val="both"/>
        <w:rPr>
          <w:ins w:id="66" w:author="Whitree 77" w:date="2026-09-18T23:05:00Z" w16du:dateUtc="2026-09-18T15:05:00Z"/>
          <w:rFonts w:ascii="宋体" w:eastAsia="宋体" w:hAnsi="宋体"/>
          <w:sz w:val="24"/>
        </w:rPr>
      </w:pPr>
      <w:r>
        <w:rPr>
          <w:rFonts w:ascii="宋体" w:eastAsia="宋体" w:hAnsi="宋体"/>
          <w:sz w:val="24"/>
        </w:rPr>
        <w:t>以眨眼作为连续测试中的自然分段点，将相邻两次眨眼之间的数据看作一个“眨眼间期”。在每个间期内，综合分析视标识别、反应时间和眼部视频的变化，观察视觉表现是否逐渐下降、下降从何时开始，以及眨眼后能否恢复。这样可以把一段较长的测试过程整理成若干个便于比较的动态片段。</w:t>
      </w:r>
    </w:p>
    <w:p w14:paraId="38407B81" w14:textId="71D4FF44" w:rsidR="001212BB" w:rsidRDefault="00B32B19" w:rsidP="001212BB">
      <w:pPr>
        <w:ind w:firstLine="420"/>
        <w:jc w:val="both"/>
        <w:rPr>
          <w:ins w:id="67" w:author="Whitree 77" w:date="2026-09-18T23:05:00Z" w16du:dateUtc="2026-09-18T15:05:00Z"/>
          <w:rFonts w:ascii="宋体" w:eastAsia="宋体" w:hAnsi="宋体"/>
          <w:bCs/>
          <w:sz w:val="24"/>
        </w:rPr>
      </w:pPr>
      <w:ins w:id="68" w:author="Whitree 77" w:date="2026-09-18T23:05:00Z" w16du:dateUtc="2026-09-18T15:05:00Z">
        <w:r>
          <w:rPr>
            <w:rFonts w:ascii="宋体" w:eastAsia="宋体" w:hAnsi="宋体" w:hint="eastAsia"/>
            <w:bCs/>
            <w:sz w:val="24"/>
          </w:rPr>
          <w:t>测试前记录年龄、屈光矫正状态、基础视力、近期用眼情况和干眼症状（</w:t>
        </w:r>
        <w:r w:rsidRPr="009F060B">
          <w:rPr>
            <w:rFonts w:ascii="宋体" w:eastAsia="宋体" w:hAnsi="宋体"/>
            <w:bCs/>
            <w:sz w:val="24"/>
          </w:rPr>
          <w:t>年龄，性别，是否存在眼部疾病如屈光不正、白内障、青光眼、黄斑病变、视网膜病变、眼睑病变、干眼症、眼手术或外伤史、佩戴隐形眼镜史、近期眼部用药史</w:t>
        </w:r>
        <w:r>
          <w:rPr>
            <w:rFonts w:ascii="宋体" w:eastAsia="宋体" w:hAnsi="宋体" w:hint="eastAsia"/>
            <w:bCs/>
            <w:sz w:val="24"/>
          </w:rPr>
          <w:t>，</w:t>
        </w:r>
        <w:r w:rsidRPr="009F060B">
          <w:rPr>
            <w:rFonts w:ascii="宋体" w:eastAsia="宋体" w:hAnsi="宋体"/>
            <w:bCs/>
            <w:sz w:val="24"/>
          </w:rPr>
          <w:t>每日电子产品使用时长、是否眼部化妆、睡眠时长、是否存在糖尿病、甲状腺疾病、类风湿、干燥综合征等</w:t>
        </w:r>
        <w:r>
          <w:rPr>
            <w:rFonts w:ascii="宋体" w:eastAsia="宋体" w:hAnsi="宋体" w:hint="eastAsia"/>
            <w:bCs/>
            <w:sz w:val="24"/>
          </w:rPr>
          <w:t>）</w:t>
        </w:r>
        <w:r w:rsidR="001212BB">
          <w:rPr>
            <w:rFonts w:ascii="宋体" w:eastAsia="宋体" w:hAnsi="宋体" w:hint="eastAsia"/>
            <w:bCs/>
            <w:sz w:val="24"/>
          </w:rPr>
          <w:t>。</w:t>
        </w:r>
      </w:ins>
    </w:p>
    <w:p w14:paraId="15E9EFA0" w14:textId="0436ADD0" w:rsidR="001212BB" w:rsidRPr="001212BB" w:rsidRDefault="001212BB" w:rsidP="001212BB">
      <w:pPr>
        <w:ind w:firstLine="420"/>
        <w:jc w:val="both"/>
        <w:rPr>
          <w:rFonts w:ascii="宋体" w:eastAsia="宋体" w:hAnsi="宋体" w:hint="eastAsia"/>
          <w:bCs/>
          <w:sz w:val="24"/>
          <w:rPrChange w:id="69" w:author="Whitree 77" w:date="2026-09-18T23:05:00Z" w16du:dateUtc="2026-09-18T15:05:00Z">
            <w:rPr>
              <w:rFonts w:ascii="宋体" w:eastAsia="宋体" w:hAnsi="宋体" w:hint="eastAsia"/>
            </w:rPr>
          </w:rPrChange>
        </w:rPr>
      </w:pPr>
      <w:ins w:id="70" w:author="Whitree 77" w:date="2026-09-18T23:05:00Z" w16du:dateUtc="2026-09-18T15:05:00Z">
        <w:r w:rsidRPr="001212BB">
          <w:rPr>
            <w:rFonts w:ascii="宋体" w:eastAsia="宋体" w:hAnsi="宋体" w:hint="eastAsia"/>
            <w:sz w:val="24"/>
            <w:rPrChange w:id="71" w:author="Whitree 77" w:date="2026-09-18T23:05:00Z" w16du:dateUtc="2026-09-18T15:05:00Z">
              <w:rPr>
                <w:rFonts w:hint="eastAsia"/>
              </w:rPr>
            </w:rPrChange>
          </w:rPr>
          <w:t>用户正对屏幕，保持与屏幕40cm距离，检测开始后用户需自然眨眼持续60s，系统记录眨眼的次数与时间分布。60s连续眨眼后进行20s的连续睁眼检测</w:t>
        </w:r>
      </w:ins>
      <w:ins w:id="72" w:author="Whitree 77" w:date="2026-09-18T23:06:00Z" w16du:dateUtc="2026-09-18T15:06:00Z">
        <w:r>
          <w:rPr>
            <w:rFonts w:ascii="宋体" w:eastAsia="宋体" w:hAnsi="宋体" w:hint="eastAsia"/>
            <w:sz w:val="24"/>
          </w:rPr>
          <w:t>（中间无间隔休息）</w:t>
        </w:r>
      </w:ins>
      <w:ins w:id="73" w:author="Whitree 77" w:date="2026-09-18T23:05:00Z" w16du:dateUtc="2026-09-18T15:05:00Z">
        <w:r w:rsidRPr="001212BB">
          <w:rPr>
            <w:rFonts w:ascii="宋体" w:eastAsia="宋体" w:hAnsi="宋体" w:hint="eastAsia"/>
            <w:sz w:val="24"/>
            <w:rPrChange w:id="74" w:author="Whitree 77" w:date="2026-09-18T23:05:00Z" w16du:dateUtc="2026-09-18T15:05:00Z">
              <w:rPr>
                <w:rFonts w:hint="eastAsia"/>
              </w:rPr>
            </w:rPrChange>
          </w:rPr>
          <w:t>，用户需要保持睁眼状态，系统记录眨眼次数与眨眼时间分布</w:t>
        </w:r>
      </w:ins>
      <w:ins w:id="75" w:author="Whitree 77" w:date="2026-09-18T23:06:00Z" w16du:dateUtc="2026-09-18T15:06:00Z">
        <w:r>
          <w:rPr>
            <w:rFonts w:ascii="宋体" w:eastAsia="宋体" w:hAnsi="宋体" w:hint="eastAsia"/>
            <w:sz w:val="24"/>
          </w:rPr>
          <w:t>。判断标准：</w:t>
        </w:r>
      </w:ins>
      <w:ins w:id="76" w:author="Whitree 77" w:date="2026-09-18T23:06:00Z">
        <w:r w:rsidRPr="001212BB">
          <w:rPr>
            <w:rFonts w:ascii="宋体" w:eastAsia="宋体" w:hAnsi="宋体"/>
            <w:sz w:val="24"/>
          </w:rPr>
          <w:t>平均眨眼次数正常人为每分钟10-16次。正常眨眼间隔大于10s。</w:t>
        </w:r>
      </w:ins>
    </w:p>
    <w:p w14:paraId="3DFF9B9E" w14:textId="77777777" w:rsidR="00323F7F" w:rsidRDefault="00000000">
      <w:pPr>
        <w:ind w:firstLine="420"/>
        <w:jc w:val="both"/>
        <w:rPr>
          <w:rFonts w:ascii="宋体" w:eastAsia="宋体" w:hAnsi="宋体" w:hint="eastAsia"/>
        </w:rPr>
      </w:pPr>
      <w:r>
        <w:rPr>
          <w:rFonts w:ascii="宋体" w:eastAsia="宋体" w:hAnsi="宋体"/>
          <w:sz w:val="24"/>
        </w:rPr>
        <w:t>模型重点学习两类与干眼相关的变化模式：一类是两次眨眼之间视觉逐渐变差，而眨眼后较快恢复，可能反映泪膜稳定性不足；另一类是视觉持续下降，眨眼后恢复仍不明显，可能提示较为明显的眼表异常。同时分析眨眼频率、间隔和完整性，避免只根据单次视力高低作出判断。</w:t>
      </w:r>
    </w:p>
    <w:p w14:paraId="1201D39F" w14:textId="77777777" w:rsidR="00323F7F" w:rsidRDefault="00000000">
      <w:pPr>
        <w:ind w:firstLine="420"/>
        <w:jc w:val="both"/>
        <w:rPr>
          <w:rFonts w:ascii="宋体" w:eastAsia="宋体" w:hAnsi="宋体" w:hint="eastAsia"/>
        </w:rPr>
      </w:pPr>
      <w:r>
        <w:rPr>
          <w:rFonts w:ascii="宋体" w:eastAsia="宋体" w:hAnsi="宋体"/>
          <w:sz w:val="24"/>
        </w:rPr>
        <w:t>在此基础上，模型将多个眨眼间期按时间顺序连接起来，形成能够概括整个测试过程的眼部动态视觉表征</w:t>
      </w:r>
      <w:r>
        <w:rPr>
          <w:rFonts w:ascii="宋体" w:eastAsia="宋体" w:hAnsi="宋体" w:hint="eastAsia"/>
          <w:sz w:val="24"/>
        </w:rPr>
        <w:t>，</w:t>
      </w:r>
      <w:r>
        <w:rPr>
          <w:rFonts w:ascii="宋体" w:eastAsia="宋体" w:hAnsi="宋体"/>
          <w:sz w:val="24"/>
        </w:rPr>
        <w:t>再与干眼症状问卷和设备环境信息结合，分析其与泪膜稳定性及眼表状态的关联</w:t>
      </w:r>
      <w:r>
        <w:rPr>
          <w:rFonts w:ascii="宋体" w:eastAsia="宋体" w:hAnsi="宋体" w:hint="eastAsia"/>
          <w:sz w:val="24"/>
        </w:rPr>
        <w:t>，</w:t>
      </w:r>
      <w:r>
        <w:rPr>
          <w:rFonts w:ascii="宋体" w:eastAsia="宋体" w:hAnsi="宋体"/>
          <w:sz w:val="24"/>
        </w:rPr>
        <w:t>建立可解释的干眼低、中、高风险分层模型。</w:t>
      </w:r>
    </w:p>
    <w:p w14:paraId="6B202F5C" w14:textId="77777777" w:rsidR="00323F7F" w:rsidRDefault="00000000">
      <w:pPr>
        <w:spacing w:before="120"/>
        <w:jc w:val="both"/>
        <w:rPr>
          <w:rFonts w:ascii="宋体" w:eastAsia="宋体" w:hAnsi="宋体" w:hint="eastAsia"/>
        </w:rPr>
      </w:pPr>
      <w:r>
        <w:rPr>
          <w:rFonts w:ascii="宋体" w:eastAsia="宋体" w:hAnsi="宋体"/>
          <w:b/>
          <w:sz w:val="24"/>
        </w:rPr>
        <w:t>（3）基于临床知识约束的干眼风险识别模型</w:t>
      </w:r>
    </w:p>
    <w:p w14:paraId="4CC5C9E4" w14:textId="77777777" w:rsidR="00323F7F" w:rsidRDefault="00000000">
      <w:pPr>
        <w:ind w:firstLine="420"/>
        <w:jc w:val="both"/>
        <w:rPr>
          <w:rFonts w:ascii="宋体" w:eastAsia="宋体" w:hAnsi="宋体" w:hint="eastAsia"/>
          <w:sz w:val="24"/>
        </w:rPr>
      </w:pPr>
      <w:r>
        <w:rPr>
          <w:rFonts w:ascii="宋体" w:eastAsia="宋体" w:hAnsi="宋体"/>
          <w:sz w:val="24"/>
        </w:rPr>
        <w:t>按照现行干眼诊疗规范招募干眼受试者和健康对照，并根据症状程度、泪膜稳定性和眼表体征进行分层。所有受试者在规范屈光矫正条件下完成手机测试和干眼症状问卷，同时接受必要的泪膜、睑板腺或眼表检查。部分受试者增加专业功能性视力或客观光学质量检测，用于比较手机结果与标准检查的一致性。</w:t>
      </w:r>
    </w:p>
    <w:p w14:paraId="5ADF1834" w14:textId="77777777" w:rsidR="00323F7F" w:rsidRDefault="00000000">
      <w:pPr>
        <w:ind w:firstLine="420"/>
        <w:jc w:val="both"/>
        <w:rPr>
          <w:rFonts w:hint="eastAsia"/>
        </w:rPr>
      </w:pPr>
      <w:r>
        <w:rPr>
          <w:rFonts w:ascii="宋体" w:eastAsia="宋体" w:hAnsi="宋体"/>
          <w:sz w:val="24"/>
        </w:rPr>
        <w:t>将眼部动态视觉表征、眨眼特征、症状问卷、测试环境和临床检查结果共同输入风险识别模型。模型既从数据中学习不同人群的变化规律，也加入干眼诊疗知识，避免把年龄、基础视力、屈光状态或设备差异误认为干眼特征。多模态干眼风险识别的基本思路可用下式表示：</w:t>
      </w:r>
    </w:p>
    <w:p w14:paraId="3BB05DB4" w14:textId="77777777" w:rsidR="00323F7F" w:rsidRDefault="00000000">
      <w:pPr>
        <w:keepNext/>
        <w:spacing w:before="60" w:after="60"/>
        <w:jc w:val="center"/>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eastAsia="Cambria Math" w:hAnsi="Cambria Math"/>
                      <w:sz w:val="19"/>
                      <w:szCs w:val="19"/>
                    </w:rPr>
                    <m:t>p</m:t>
                  </m:r>
                </m:e>
              </m:acc>
            </m:e>
            <m:sub>
              <m:r>
                <m:rPr>
                  <m:nor/>
                </m:rPr>
                <w:rPr>
                  <w:rFonts w:ascii="Cambria Math" w:eastAsia="Cambria Math" w:hAnsi="Cambria Math"/>
                  <w:sz w:val="19"/>
                  <w:szCs w:val="19"/>
                </w:rPr>
                <m:t>DED</m:t>
              </m:r>
            </m:sub>
          </m:sSub>
          <m:r>
            <w:rPr>
              <w:rFonts w:ascii="Cambria Math" w:eastAsia="Cambria Math" w:hAnsi="Cambria Math"/>
              <w:sz w:val="19"/>
              <w:szCs w:val="19"/>
            </w:rPr>
            <m:t>=σ[</m:t>
          </m:r>
          <m:sSup>
            <m:sSupPr>
              <m:ctrlPr>
                <w:rPr>
                  <w:rFonts w:ascii="Cambria Math" w:hAnsi="Cambria Math"/>
                </w:rPr>
              </m:ctrlPr>
            </m:sSupPr>
            <m:e>
              <m:r>
                <m:rPr>
                  <m:sty m:val="b"/>
                </m:rPr>
                <w:rPr>
                  <w:rFonts w:ascii="Cambria Math" w:eastAsia="Cambria Math" w:hAnsi="Cambria Math"/>
                  <w:sz w:val="19"/>
                  <w:szCs w:val="19"/>
                </w:rPr>
                <m:t>w</m:t>
              </m:r>
            </m:e>
            <m:sup>
              <m:r>
                <w:rPr>
                  <w:rFonts w:ascii="Cambria Math" w:eastAsia="Cambria Math" w:hAnsi="Cambria Math"/>
                  <w:sz w:val="19"/>
                  <w:szCs w:val="19"/>
                </w:rPr>
                <m:t>T</m:t>
              </m:r>
            </m:sup>
          </m:sSup>
          <m:r>
            <w:rPr>
              <w:rFonts w:ascii="Cambria Math" w:eastAsia="Cambria Math" w:hAnsi="Cambria Math"/>
              <w:sz w:val="19"/>
              <w:szCs w:val="19"/>
            </w:rPr>
            <m:t>(</m:t>
          </m:r>
          <m:nary>
            <m:naryPr>
              <m:chr m:val="∑"/>
              <m:limLoc m:val="undOvr"/>
              <m:grow m:val="1"/>
              <m:ctrlPr>
                <w:rPr>
                  <w:rFonts w:ascii="Cambria Math" w:hAnsi="Cambria Math"/>
                </w:rPr>
              </m:ctrlPr>
            </m:naryPr>
            <m:sub>
              <m:r>
                <w:rPr>
                  <w:rFonts w:ascii="Cambria Math" w:eastAsia="Cambria Math" w:hAnsi="Cambria Math"/>
                  <w:sz w:val="19"/>
                  <w:szCs w:val="19"/>
                </w:rPr>
                <m:t>t=1</m:t>
              </m:r>
            </m:sub>
            <m:sup>
              <m:r>
                <w:rPr>
                  <w:rFonts w:ascii="Cambria Math" w:eastAsia="Cambria Math" w:hAnsi="Cambria Math"/>
                  <w:sz w:val="19"/>
                  <w:szCs w:val="19"/>
                </w:rPr>
                <m:t>T</m:t>
              </m:r>
            </m:sup>
            <m:e>
              <m:f>
                <m:fPr>
                  <m:ctrlPr>
                    <w:rPr>
                      <w:rFonts w:ascii="Cambria Math" w:hAnsi="Cambria Math"/>
                    </w:rPr>
                  </m:ctrlPr>
                </m:fPr>
                <m:num>
                  <m:sSub>
                    <m:sSubPr>
                      <m:ctrlPr>
                        <w:rPr>
                          <w:rFonts w:ascii="Cambria Math" w:hAnsi="Cambria Math"/>
                        </w:rPr>
                      </m:ctrlPr>
                    </m:sSubPr>
                    <m:e>
                      <m:r>
                        <w:rPr>
                          <w:rFonts w:ascii="Cambria Math" w:eastAsia="Cambria Math" w:hAnsi="Cambria Math"/>
                          <w:sz w:val="19"/>
                          <w:szCs w:val="19"/>
                        </w:rPr>
                        <m:t>q</m:t>
                      </m:r>
                    </m:e>
                    <m:sub>
                      <m:r>
                        <w:rPr>
                          <w:rFonts w:ascii="Cambria Math" w:eastAsia="Cambria Math" w:hAnsi="Cambria Math"/>
                          <w:sz w:val="19"/>
                          <w:szCs w:val="19"/>
                        </w:rPr>
                        <m:t>t</m:t>
                      </m:r>
                    </m:sub>
                  </m:sSub>
                  <m:sSup>
                    <m:sSupPr>
                      <m:ctrlPr>
                        <w:rPr>
                          <w:rFonts w:ascii="Cambria Math" w:hAnsi="Cambria Math"/>
                        </w:rPr>
                      </m:ctrlPr>
                    </m:sSupPr>
                    <m:e>
                      <m:r>
                        <w:rPr>
                          <w:rFonts w:ascii="Cambria Math" w:eastAsia="Cambria Math" w:hAnsi="Cambria Math"/>
                          <w:sz w:val="19"/>
                          <w:szCs w:val="19"/>
                        </w:rPr>
                        <m:t>e</m:t>
                      </m:r>
                    </m:e>
                    <m:sup>
                      <m:sSub>
                        <m:sSubPr>
                          <m:ctrlPr>
                            <w:rPr>
                              <w:rFonts w:ascii="Cambria Math" w:hAnsi="Cambria Math"/>
                            </w:rPr>
                          </m:ctrlPr>
                        </m:sSubPr>
                        <m:e>
                          <m:r>
                            <w:rPr>
                              <w:rFonts w:ascii="Cambria Math" w:eastAsia="Cambria Math" w:hAnsi="Cambria Math"/>
                              <w:sz w:val="19"/>
                              <w:szCs w:val="19"/>
                            </w:rPr>
                            <m:t>s</m:t>
                          </m:r>
                        </m:e>
                        <m:sub>
                          <m:r>
                            <w:rPr>
                              <w:rFonts w:ascii="Cambria Math" w:eastAsia="Cambria Math" w:hAnsi="Cambria Math"/>
                              <w:sz w:val="19"/>
                              <w:szCs w:val="19"/>
                            </w:rPr>
                            <m:t>t</m:t>
                          </m:r>
                        </m:sub>
                      </m:sSub>
                    </m:sup>
                  </m:sSup>
                </m:num>
                <m:den>
                  <m:nary>
                    <m:naryPr>
                      <m:chr m:val="∑"/>
                      <m:limLoc m:val="undOvr"/>
                      <m:grow m:val="1"/>
                      <m:ctrlPr>
                        <w:rPr>
                          <w:rFonts w:ascii="Cambria Math" w:hAnsi="Cambria Math"/>
                        </w:rPr>
                      </m:ctrlPr>
                    </m:naryPr>
                    <m:sub>
                      <m:r>
                        <w:rPr>
                          <w:rFonts w:ascii="Cambria Math" w:eastAsia="Cambria Math" w:hAnsi="Cambria Math"/>
                          <w:sz w:val="19"/>
                          <w:szCs w:val="19"/>
                        </w:rPr>
                        <m:t>j=1</m:t>
                      </m:r>
                    </m:sub>
                    <m:sup>
                      <m:r>
                        <w:rPr>
                          <w:rFonts w:ascii="Cambria Math" w:eastAsia="Cambria Math" w:hAnsi="Cambria Math"/>
                          <w:sz w:val="19"/>
                          <w:szCs w:val="19"/>
                        </w:rPr>
                        <m:t>T</m:t>
                      </m:r>
                    </m:sup>
                    <m:e>
                      <m:sSub>
                        <m:sSubPr>
                          <m:ctrlPr>
                            <w:rPr>
                              <w:rFonts w:ascii="Cambria Math" w:hAnsi="Cambria Math"/>
                            </w:rPr>
                          </m:ctrlPr>
                        </m:sSubPr>
                        <m:e>
                          <m:r>
                            <w:rPr>
                              <w:rFonts w:ascii="Cambria Math" w:eastAsia="Cambria Math" w:hAnsi="Cambria Math"/>
                              <w:sz w:val="19"/>
                              <w:szCs w:val="19"/>
                            </w:rPr>
                            <m:t>q</m:t>
                          </m:r>
                        </m:e>
                        <m:sub>
                          <m:r>
                            <w:rPr>
                              <w:rFonts w:ascii="Cambria Math" w:eastAsia="Cambria Math" w:hAnsi="Cambria Math"/>
                              <w:sz w:val="19"/>
                              <w:szCs w:val="19"/>
                            </w:rPr>
                            <m:t>j</m:t>
                          </m:r>
                        </m:sub>
                      </m:sSub>
                    </m:e>
                  </m:nary>
                  <m:sSup>
                    <m:sSupPr>
                      <m:ctrlPr>
                        <w:rPr>
                          <w:rFonts w:ascii="Cambria Math" w:hAnsi="Cambria Math"/>
                        </w:rPr>
                      </m:ctrlPr>
                    </m:sSupPr>
                    <m:e>
                      <m:r>
                        <w:rPr>
                          <w:rFonts w:ascii="Cambria Math" w:eastAsia="Cambria Math" w:hAnsi="Cambria Math"/>
                          <w:sz w:val="19"/>
                          <w:szCs w:val="19"/>
                        </w:rPr>
                        <m:t>e</m:t>
                      </m:r>
                    </m:e>
                    <m:sup>
                      <m:sSub>
                        <m:sSubPr>
                          <m:ctrlPr>
                            <w:rPr>
                              <w:rFonts w:ascii="Cambria Math" w:hAnsi="Cambria Math"/>
                            </w:rPr>
                          </m:ctrlPr>
                        </m:sSubPr>
                        <m:e>
                          <m:r>
                            <w:rPr>
                              <w:rFonts w:ascii="Cambria Math" w:eastAsia="Cambria Math" w:hAnsi="Cambria Math"/>
                              <w:sz w:val="19"/>
                              <w:szCs w:val="19"/>
                            </w:rPr>
                            <m:t>s</m:t>
                          </m:r>
                        </m:e>
                        <m:sub>
                          <m:r>
                            <w:rPr>
                              <w:rFonts w:ascii="Cambria Math" w:eastAsia="Cambria Math" w:hAnsi="Cambria Math"/>
                              <w:sz w:val="19"/>
                              <w:szCs w:val="19"/>
                            </w:rPr>
                            <m:t>j</m:t>
                          </m:r>
                        </m:sub>
                      </m:sSub>
                    </m:sup>
                  </m:sSup>
                </m:den>
              </m:f>
            </m:e>
          </m:nary>
          <m:sSub>
            <m:sSubPr>
              <m:ctrlPr>
                <w:rPr>
                  <w:rFonts w:ascii="Cambria Math" w:hAnsi="Cambria Math"/>
                </w:rPr>
              </m:ctrlPr>
            </m:sSubPr>
            <m:e>
              <m:r>
                <w:rPr>
                  <w:rFonts w:ascii="Cambria Math" w:eastAsia="Cambria Math" w:hAnsi="Cambria Math"/>
                  <w:sz w:val="19"/>
                  <w:szCs w:val="19"/>
                </w:rPr>
                <m:t>f</m:t>
              </m:r>
            </m:e>
            <m:sub>
              <m:r>
                <w:rPr>
                  <w:rFonts w:ascii="Cambria Math" w:eastAsia="Cambria Math" w:hAnsi="Cambria Math"/>
                  <w:sz w:val="19"/>
                  <w:szCs w:val="19"/>
                </w:rPr>
                <m:t>θ</m:t>
              </m:r>
            </m:sub>
          </m:sSub>
          <m:r>
            <w:rPr>
              <w:rFonts w:ascii="Cambria Math" w:eastAsia="Cambria Math" w:hAnsi="Cambria Math"/>
              <w:sz w:val="19"/>
              <w:szCs w:val="19"/>
            </w:rPr>
            <m:t>(</m:t>
          </m:r>
          <m:sSub>
            <m:sSubPr>
              <m:ctrlPr>
                <w:rPr>
                  <w:rFonts w:ascii="Cambria Math" w:hAnsi="Cambria Math"/>
                </w:rPr>
              </m:ctrlPr>
            </m:sSubPr>
            <m:e>
              <m:r>
                <m:rPr>
                  <m:sty m:val="b"/>
                </m:rPr>
                <w:rPr>
                  <w:rFonts w:ascii="Cambria Math" w:eastAsia="Cambria Math" w:hAnsi="Cambria Math"/>
                  <w:sz w:val="19"/>
                  <w:szCs w:val="19"/>
                </w:rPr>
                <m:t>x</m:t>
              </m:r>
            </m:e>
            <m:sub>
              <m:r>
                <w:rPr>
                  <w:rFonts w:ascii="Cambria Math" w:eastAsia="Cambria Math" w:hAnsi="Cambria Math"/>
                  <w:sz w:val="19"/>
                  <w:szCs w:val="19"/>
                </w:rPr>
                <m:t>t</m:t>
              </m:r>
            </m:sub>
          </m:sSub>
          <m:r>
            <w:rPr>
              <w:rFonts w:ascii="Cambria Math" w:eastAsia="Cambria Math" w:hAnsi="Cambria Math"/>
              <w:sz w:val="19"/>
              <w:szCs w:val="19"/>
            </w:rPr>
            <m:t>,</m:t>
          </m:r>
          <m:sSub>
            <m:sSubPr>
              <m:ctrlPr>
                <w:rPr>
                  <w:rFonts w:ascii="Cambria Math" w:hAnsi="Cambria Math"/>
                </w:rPr>
              </m:ctrlPr>
            </m:sSubPr>
            <m:e>
              <m:r>
                <m:rPr>
                  <m:sty m:val="b"/>
                </m:rPr>
                <w:rPr>
                  <w:rFonts w:ascii="Cambria Math" w:eastAsia="Cambria Math" w:hAnsi="Cambria Math"/>
                  <w:sz w:val="19"/>
                  <w:szCs w:val="19"/>
                </w:rPr>
                <m:t>u</m:t>
              </m:r>
            </m:e>
            <m:sub>
              <m:r>
                <w:rPr>
                  <w:rFonts w:ascii="Cambria Math" w:eastAsia="Cambria Math" w:hAnsi="Cambria Math"/>
                  <w:sz w:val="19"/>
                  <w:szCs w:val="19"/>
                </w:rPr>
                <m:t>t</m:t>
              </m:r>
            </m:sub>
          </m:sSub>
          <m:r>
            <w:rPr>
              <w:rFonts w:ascii="Cambria Math" w:eastAsia="Cambria Math" w:hAnsi="Cambria Math"/>
              <w:sz w:val="19"/>
              <w:szCs w:val="19"/>
            </w:rPr>
            <m:t>)∥</m:t>
          </m:r>
          <m:sSub>
            <m:sSubPr>
              <m:ctrlPr>
                <w:rPr>
                  <w:rFonts w:ascii="Cambria Math" w:hAnsi="Cambria Math"/>
                </w:rPr>
              </m:ctrlPr>
            </m:sSubPr>
            <m:e>
              <m:r>
                <w:rPr>
                  <w:rFonts w:ascii="Cambria Math" w:eastAsia="Cambria Math" w:hAnsi="Cambria Math"/>
                  <w:sz w:val="19"/>
                  <w:szCs w:val="19"/>
                </w:rPr>
                <m:t>g</m:t>
              </m:r>
            </m:e>
            <m:sub>
              <m:r>
                <w:rPr>
                  <w:rFonts w:ascii="Cambria Math" w:eastAsia="Cambria Math" w:hAnsi="Cambria Math"/>
                  <w:sz w:val="19"/>
                  <w:szCs w:val="19"/>
                </w:rPr>
                <m:t>φ</m:t>
              </m:r>
            </m:sub>
          </m:sSub>
          <m:r>
            <w:rPr>
              <w:rFonts w:ascii="Cambria Math" w:eastAsia="Cambria Math" w:hAnsi="Cambria Math"/>
              <w:sz w:val="19"/>
              <w:szCs w:val="19"/>
            </w:rPr>
            <m:t>(</m:t>
          </m:r>
          <m:sSub>
            <m:sSubPr>
              <m:ctrlPr>
                <w:rPr>
                  <w:rFonts w:ascii="Cambria Math" w:hAnsi="Cambria Math"/>
                </w:rPr>
              </m:ctrlPr>
            </m:sSubPr>
            <m:e>
              <m:r>
                <m:rPr>
                  <m:sty m:val="b"/>
                </m:rPr>
                <w:rPr>
                  <w:rFonts w:ascii="Cambria Math" w:eastAsia="Cambria Math" w:hAnsi="Cambria Math"/>
                  <w:sz w:val="19"/>
                  <w:szCs w:val="19"/>
                </w:rPr>
                <m:t>b</m:t>
              </m:r>
            </m:e>
            <m:sub>
              <m:r>
                <w:rPr>
                  <w:rFonts w:ascii="Cambria Math" w:eastAsia="Cambria Math" w:hAnsi="Cambria Math"/>
                  <w:sz w:val="19"/>
                  <w:szCs w:val="19"/>
                </w:rPr>
                <m:t>1:T</m:t>
              </m:r>
            </m:sub>
          </m:sSub>
          <m:r>
            <w:rPr>
              <w:rFonts w:ascii="Cambria Math" w:eastAsia="Cambria Math" w:hAnsi="Cambria Math"/>
              <w:sz w:val="19"/>
              <w:szCs w:val="19"/>
            </w:rPr>
            <m:t>)∥</m:t>
          </m:r>
          <m:sSub>
            <m:sSubPr>
              <m:ctrlPr>
                <w:rPr>
                  <w:rFonts w:ascii="Cambria Math" w:hAnsi="Cambria Math"/>
                </w:rPr>
              </m:ctrlPr>
            </m:sSubPr>
            <m:e>
              <m:r>
                <w:rPr>
                  <w:rFonts w:ascii="Cambria Math" w:eastAsia="Cambria Math" w:hAnsi="Cambria Math"/>
                  <w:sz w:val="19"/>
                  <w:szCs w:val="19"/>
                </w:rPr>
                <m:t>h</m:t>
              </m:r>
            </m:e>
            <m:sub>
              <m:r>
                <w:rPr>
                  <w:rFonts w:ascii="Cambria Math" w:eastAsia="Cambria Math" w:hAnsi="Cambria Math"/>
                  <w:sz w:val="19"/>
                  <w:szCs w:val="19"/>
                </w:rPr>
                <m:t>ψ</m:t>
              </m:r>
            </m:sub>
          </m:sSub>
          <m:r>
            <w:rPr>
              <w:rFonts w:ascii="Cambria Math" w:eastAsia="Cambria Math" w:hAnsi="Cambria Math"/>
              <w:sz w:val="19"/>
              <w:szCs w:val="19"/>
            </w:rPr>
            <m:t>(</m:t>
          </m:r>
          <m:r>
            <m:rPr>
              <m:sty m:val="b"/>
            </m:rPr>
            <w:rPr>
              <w:rFonts w:ascii="Cambria Math" w:eastAsia="Cambria Math" w:hAnsi="Cambria Math"/>
              <w:sz w:val="19"/>
              <w:szCs w:val="19"/>
            </w:rPr>
            <m:t>z</m:t>
          </m:r>
          <m:r>
            <w:rPr>
              <w:rFonts w:ascii="Cambria Math" w:eastAsia="Cambria Math" w:hAnsi="Cambria Math"/>
              <w:sz w:val="19"/>
              <w:szCs w:val="19"/>
            </w:rPr>
            <m:t>))+b]</m:t>
          </m:r>
        </m:oMath>
      </m:oMathPara>
    </w:p>
    <w:p w14:paraId="7807A1EC" w14:textId="77777777" w:rsidR="00323F7F" w:rsidRDefault="00000000">
      <w:pPr>
        <w:ind w:firstLine="420"/>
        <w:jc w:val="both"/>
        <w:rPr>
          <w:rFonts w:ascii="宋体" w:eastAsia="宋体" w:hAnsi="宋体" w:hint="eastAsia"/>
        </w:rPr>
      </w:pPr>
      <m:oMath>
        <m:sSub>
          <m:sSubPr>
            <m:ctrlPr>
              <w:rPr>
                <w:rFonts w:ascii="Cambria Math" w:hAnsi="Cambria Math"/>
              </w:rPr>
            </m:ctrlPr>
          </m:sSubPr>
          <m:e>
            <m:acc>
              <m:accPr>
                <m:ctrlPr>
                  <w:rPr>
                    <w:rFonts w:ascii="Cambria Math" w:hAnsi="Cambria Math"/>
                  </w:rPr>
                </m:ctrlPr>
              </m:accPr>
              <m:e>
                <m:r>
                  <w:rPr>
                    <w:rFonts w:ascii="Cambria Math" w:eastAsia="Cambria Math" w:hAnsi="Cambria Math"/>
                    <w:sz w:val="19"/>
                    <w:szCs w:val="19"/>
                  </w:rPr>
                  <m:t>p</m:t>
                </m:r>
              </m:e>
            </m:acc>
          </m:e>
          <m:sub>
            <m:r>
              <m:rPr>
                <m:nor/>
              </m:rPr>
              <w:rPr>
                <w:rFonts w:ascii="Cambria Math" w:eastAsia="Cambria Math" w:hAnsi="Cambria Math"/>
                <w:sz w:val="19"/>
                <w:szCs w:val="19"/>
              </w:rPr>
              <m:t>DED</m:t>
            </m:r>
          </m:sub>
        </m:sSub>
      </m:oMath>
      <w:r>
        <w:rPr>
          <w:rFonts w:ascii="宋体" w:eastAsia="宋体" w:hAnsi="宋体"/>
          <w:sz w:val="24"/>
        </w:rPr>
        <w:t>为干眼风险概率；</w:t>
      </w:r>
      <m:oMath>
        <m:sSub>
          <m:sSubPr>
            <m:ctrlPr>
              <w:rPr>
                <w:rFonts w:ascii="Cambria Math" w:hAnsi="Cambria Math"/>
              </w:rPr>
            </m:ctrlPr>
          </m:sSubPr>
          <m:e>
            <m:r>
              <m:rPr>
                <m:sty m:val="b"/>
              </m:rPr>
              <w:rPr>
                <w:rFonts w:ascii="Cambria Math" w:eastAsia="Cambria Math" w:hAnsi="Cambria Math"/>
                <w:sz w:val="19"/>
                <w:szCs w:val="19"/>
              </w:rPr>
              <m:t>x</m:t>
            </m:r>
          </m:e>
          <m:sub>
            <m:r>
              <w:rPr>
                <w:rFonts w:ascii="Cambria Math" w:eastAsia="Cambria Math" w:hAnsi="Cambria Math"/>
                <w:sz w:val="19"/>
                <w:szCs w:val="19"/>
              </w:rPr>
              <m:t>t</m:t>
            </m:r>
          </m:sub>
        </m:sSub>
      </m:oMath>
      <w:r>
        <w:rPr>
          <w:rFonts w:ascii="宋体" w:eastAsia="宋体" w:hAnsi="宋体"/>
          <w:sz w:val="24"/>
        </w:rPr>
        <w:t>为第t时刻的视标应答</w:t>
      </w:r>
      <w:r>
        <w:rPr>
          <w:rFonts w:ascii="宋体" w:eastAsia="宋体" w:hAnsi="宋体" w:hint="eastAsia"/>
          <w:sz w:val="24"/>
        </w:rPr>
        <w:t>采集的</w:t>
      </w:r>
      <w:r>
        <w:rPr>
          <w:rFonts w:ascii="宋体" w:eastAsia="宋体" w:hAnsi="宋体"/>
          <w:sz w:val="24"/>
        </w:rPr>
        <w:t>眼部视频特征；</w:t>
      </w:r>
      <m:oMath>
        <m:sSub>
          <m:sSubPr>
            <m:ctrlPr>
              <w:rPr>
                <w:rFonts w:ascii="Cambria Math" w:hAnsi="Cambria Math"/>
              </w:rPr>
            </m:ctrlPr>
          </m:sSubPr>
          <m:e>
            <m:r>
              <m:rPr>
                <m:sty m:val="b"/>
              </m:rPr>
              <w:rPr>
                <w:rFonts w:ascii="Cambria Math" w:eastAsia="Cambria Math" w:hAnsi="Cambria Math"/>
                <w:sz w:val="19"/>
                <w:szCs w:val="19"/>
              </w:rPr>
              <m:t>u</m:t>
            </m:r>
          </m:e>
          <m:sub>
            <m:r>
              <w:rPr>
                <w:rFonts w:ascii="Cambria Math" w:eastAsia="Cambria Math" w:hAnsi="Cambria Math"/>
                <w:sz w:val="19"/>
                <w:szCs w:val="19"/>
              </w:rPr>
              <m:t>t</m:t>
            </m:r>
          </m:sub>
        </m:sSub>
      </m:oMath>
      <w:r>
        <w:rPr>
          <w:rFonts w:ascii="宋体" w:eastAsia="宋体" w:hAnsi="宋体"/>
          <w:sz w:val="24"/>
        </w:rPr>
        <w:t>为设备—环境向量，依次表示屏幕亮度、环境照度、观看距离及色温/护眼模式、曝光等上下文；</w:t>
      </w:r>
      <m:oMath>
        <m:sSub>
          <m:sSubPr>
            <m:ctrlPr>
              <w:rPr>
                <w:rFonts w:ascii="Cambria Math" w:hAnsi="Cambria Math"/>
              </w:rPr>
            </m:ctrlPr>
          </m:sSubPr>
          <m:e>
            <m:r>
              <w:rPr>
                <w:rFonts w:ascii="Cambria Math" w:eastAsia="Cambria Math" w:hAnsi="Cambria Math"/>
                <w:sz w:val="19"/>
                <w:szCs w:val="19"/>
              </w:rPr>
              <m:t>q</m:t>
            </m:r>
          </m:e>
          <m:sub>
            <m:r>
              <w:rPr>
                <w:rFonts w:ascii="Cambria Math" w:eastAsia="Cambria Math" w:hAnsi="Cambria Math"/>
                <w:sz w:val="19"/>
                <w:szCs w:val="19"/>
              </w:rPr>
              <m:t>t</m:t>
            </m:r>
          </m:sub>
        </m:sSub>
        <m:r>
          <w:rPr>
            <w:rFonts w:ascii="Cambria Math" w:hAnsi="Cambria Math"/>
          </w:rPr>
          <m:t>∈[0,1]</m:t>
        </m:r>
      </m:oMath>
      <w:r>
        <w:rPr>
          <w:rFonts w:ascii="宋体" w:eastAsia="宋体" w:hAnsi="宋体"/>
          <w:sz w:val="24"/>
        </w:rPr>
        <w:t>为质量权重，</w:t>
      </w:r>
      <m:oMath>
        <m:sSub>
          <m:sSubPr>
            <m:ctrlPr>
              <w:rPr>
                <w:rFonts w:ascii="Cambria Math" w:hAnsi="Cambria Math"/>
              </w:rPr>
            </m:ctrlPr>
          </m:sSubPr>
          <m:e>
            <m:r>
              <w:rPr>
                <w:rFonts w:ascii="Cambria Math" w:eastAsia="Cambria Math" w:hAnsi="Cambria Math"/>
                <w:sz w:val="19"/>
                <w:szCs w:val="19"/>
              </w:rPr>
              <m:t>s</m:t>
            </m:r>
          </m:e>
          <m:sub>
            <m:r>
              <w:rPr>
                <w:rFonts w:ascii="Cambria Math" w:eastAsia="Cambria Math" w:hAnsi="Cambria Math"/>
                <w:sz w:val="19"/>
                <w:szCs w:val="19"/>
              </w:rPr>
              <m:t>t</m:t>
            </m:r>
          </m:sub>
        </m:sSub>
      </m:oMath>
      <w:r>
        <w:rPr>
          <w:rFonts w:ascii="宋体" w:eastAsia="宋体" w:hAnsi="宋体"/>
          <w:sz w:val="24"/>
        </w:rPr>
        <w:t>为时序注意力；</w:t>
      </w:r>
      <m:oMath>
        <m:sSub>
          <m:sSubPr>
            <m:ctrlPr>
              <w:rPr>
                <w:rFonts w:ascii="Cambria Math" w:hAnsi="Cambria Math"/>
              </w:rPr>
            </m:ctrlPr>
          </m:sSubPr>
          <m:e>
            <m:r>
              <m:rPr>
                <m:sty m:val="b"/>
              </m:rPr>
              <w:rPr>
                <w:rFonts w:ascii="Cambria Math" w:eastAsia="Cambria Math" w:hAnsi="Cambria Math"/>
                <w:sz w:val="19"/>
                <w:szCs w:val="19"/>
              </w:rPr>
              <m:t>b</m:t>
            </m:r>
          </m:e>
          <m:sub>
            <m:r>
              <w:rPr>
                <w:rFonts w:ascii="Cambria Math" w:eastAsia="Cambria Math" w:hAnsi="Cambria Math"/>
                <w:sz w:val="19"/>
                <w:szCs w:val="19"/>
              </w:rPr>
              <m:t>1:T</m:t>
            </m:r>
          </m:sub>
        </m:sSub>
      </m:oMath>
      <w:r>
        <w:rPr>
          <w:rFonts w:ascii="宋体" w:eastAsia="宋体" w:hAnsi="宋体"/>
          <w:sz w:val="24"/>
        </w:rPr>
        <w:t>、</w:t>
      </w:r>
      <m:oMath>
        <m:r>
          <m:rPr>
            <m:sty m:val="b"/>
          </m:rPr>
          <w:rPr>
            <w:rFonts w:ascii="Cambria Math" w:eastAsia="Cambria Math" w:hAnsi="Cambria Math"/>
            <w:sz w:val="19"/>
            <w:szCs w:val="19"/>
          </w:rPr>
          <m:t>z</m:t>
        </m:r>
      </m:oMath>
      <w:r>
        <w:rPr>
          <w:rFonts w:ascii="宋体" w:eastAsia="宋体" w:hAnsi="宋体"/>
          <w:sz w:val="24"/>
        </w:rPr>
        <w:t>分别为眨眼序列和临床变量，</w:t>
      </w:r>
      <m:oMath>
        <m:sSub>
          <m:sSubPr>
            <m:ctrlPr>
              <w:rPr>
                <w:rFonts w:ascii="Cambria Math" w:hAnsi="Cambria Math"/>
              </w:rPr>
            </m:ctrlPr>
          </m:sSubPr>
          <m:e>
            <m:r>
              <w:rPr>
                <w:rFonts w:ascii="Cambria Math" w:eastAsia="Cambria Math" w:hAnsi="Cambria Math"/>
                <w:sz w:val="19"/>
                <w:szCs w:val="19"/>
              </w:rPr>
              <m:t>f</m:t>
            </m:r>
          </m:e>
          <m:sub>
            <m:r>
              <w:rPr>
                <w:rFonts w:ascii="Cambria Math" w:eastAsia="Cambria Math" w:hAnsi="Cambria Math"/>
                <w:sz w:val="19"/>
                <w:szCs w:val="19"/>
              </w:rPr>
              <m:t>θ</m:t>
            </m:r>
          </m:sub>
        </m:sSub>
      </m:oMath>
      <w:r>
        <w:rPr>
          <w:rFonts w:ascii="宋体" w:eastAsia="宋体" w:hAnsi="宋体"/>
          <w:sz w:val="24"/>
        </w:rPr>
        <w:t>、</w:t>
      </w:r>
      <m:oMath>
        <m:sSub>
          <m:sSubPr>
            <m:ctrlPr>
              <w:rPr>
                <w:rFonts w:ascii="Cambria Math" w:hAnsi="Cambria Math"/>
              </w:rPr>
            </m:ctrlPr>
          </m:sSubPr>
          <m:e>
            <m:r>
              <w:rPr>
                <w:rFonts w:ascii="Cambria Math" w:eastAsia="Cambria Math" w:hAnsi="Cambria Math"/>
                <w:sz w:val="19"/>
                <w:szCs w:val="19"/>
              </w:rPr>
              <m:t>g</m:t>
            </m:r>
          </m:e>
          <m:sub>
            <m:r>
              <w:rPr>
                <w:rFonts w:ascii="Cambria Math" w:eastAsia="Cambria Math" w:hAnsi="Cambria Math"/>
                <w:sz w:val="19"/>
                <w:szCs w:val="19"/>
              </w:rPr>
              <m:t>φ</m:t>
            </m:r>
          </m:sub>
        </m:sSub>
      </m:oMath>
      <w:r>
        <w:rPr>
          <w:rFonts w:ascii="宋体" w:eastAsia="宋体" w:hAnsi="宋体"/>
          <w:sz w:val="24"/>
        </w:rPr>
        <w:t>、</w:t>
      </w:r>
      <m:oMath>
        <m:sSub>
          <m:sSubPr>
            <m:ctrlPr>
              <w:rPr>
                <w:rFonts w:ascii="Cambria Math" w:hAnsi="Cambria Math"/>
              </w:rPr>
            </m:ctrlPr>
          </m:sSubPr>
          <m:e>
            <m:r>
              <w:rPr>
                <w:rFonts w:ascii="Cambria Math" w:eastAsia="Cambria Math" w:hAnsi="Cambria Math"/>
                <w:sz w:val="19"/>
                <w:szCs w:val="19"/>
              </w:rPr>
              <m:t>h</m:t>
            </m:r>
          </m:e>
          <m:sub>
            <m:r>
              <w:rPr>
                <w:rFonts w:ascii="Cambria Math" w:eastAsia="Cambria Math" w:hAnsi="Cambria Math"/>
                <w:sz w:val="19"/>
                <w:szCs w:val="19"/>
              </w:rPr>
              <m:t>ψ</m:t>
            </m:r>
          </m:sub>
        </m:sSub>
      </m:oMath>
      <w:r>
        <w:rPr>
          <w:rFonts w:ascii="宋体" w:eastAsia="宋体" w:hAnsi="宋体"/>
          <w:sz w:val="24"/>
        </w:rPr>
        <w:t>为相应编码器，</w:t>
      </w:r>
      <m:oMath>
        <m:r>
          <w:rPr>
            <w:rFonts w:ascii="Cambria Math" w:eastAsia="Cambria Math" w:hAnsi="Cambria Math"/>
            <w:sz w:val="19"/>
            <w:szCs w:val="19"/>
          </w:rPr>
          <m:t>∥</m:t>
        </m:r>
      </m:oMath>
      <w:r>
        <w:rPr>
          <w:rFonts w:ascii="宋体" w:eastAsia="宋体" w:hAnsi="宋体"/>
          <w:sz w:val="24"/>
        </w:rPr>
        <w:t>为特征拼接，</w:t>
      </w:r>
      <m:oMath>
        <m:r>
          <w:rPr>
            <w:rFonts w:ascii="Cambria Math" w:eastAsia="Cambria Math" w:hAnsi="Cambria Math"/>
            <w:sz w:val="19"/>
            <w:szCs w:val="19"/>
          </w:rPr>
          <m:t>σ</m:t>
        </m:r>
      </m:oMath>
      <w:r>
        <w:rPr>
          <w:rFonts w:ascii="宋体" w:eastAsia="宋体" w:hAnsi="宋体"/>
          <w:sz w:val="24"/>
        </w:rPr>
        <w:t>为Sigmoid函数。</w:t>
      </w:r>
    </w:p>
    <w:p w14:paraId="57DBCB47" w14:textId="77777777" w:rsidR="00323F7F" w:rsidRDefault="00000000">
      <w:pPr>
        <w:ind w:firstLine="420"/>
        <w:jc w:val="both"/>
        <w:rPr>
          <w:rFonts w:ascii="宋体" w:eastAsia="宋体" w:hAnsi="宋体" w:hint="eastAsia"/>
        </w:rPr>
      </w:pPr>
      <w:r>
        <w:rPr>
          <w:rFonts w:ascii="宋体" w:eastAsia="宋体" w:hAnsi="宋体"/>
          <w:sz w:val="24"/>
        </w:rPr>
        <w:t>将干眼诊疗规则、视觉维持率与泪膜稳定性的合理关联及症状—体征关系转化为损失函数约束和后验校准规则，建立临床知识增强的多任务模型。采用概率校准和保形预测估计结果不确定性：高置信度时输出风险等级，临界结果自动延长测试，低质量或低置信度结果触发重测或拒绝判断。进一步构建序贯决策智能体，根据实时信息增益自适应选择下一视标难度、显示时间及是否结束测试，实现因人而异的检测流程。</w:t>
      </w:r>
    </w:p>
    <w:p w14:paraId="2612360A" w14:textId="77777777" w:rsidR="00323F7F" w:rsidRDefault="00000000">
      <w:pPr>
        <w:ind w:firstLine="420"/>
        <w:jc w:val="both"/>
        <w:rPr>
          <w:rFonts w:ascii="宋体" w:eastAsia="宋体" w:hAnsi="宋体" w:hint="eastAsia"/>
        </w:rPr>
      </w:pPr>
      <w:r>
        <w:rPr>
          <w:rFonts w:ascii="宋体" w:eastAsia="宋体" w:hAnsi="宋体"/>
          <w:sz w:val="24"/>
        </w:rPr>
        <w:t>在此基础上，</w:t>
      </w:r>
      <w:r>
        <w:rPr>
          <w:rFonts w:ascii="宋体" w:eastAsia="宋体" w:hAnsi="宋体" w:hint="eastAsia"/>
          <w:sz w:val="24"/>
        </w:rPr>
        <w:t>利用</w:t>
      </w:r>
      <w:r>
        <w:rPr>
          <w:rFonts w:ascii="宋体" w:eastAsia="宋体" w:hAnsi="宋体"/>
          <w:sz w:val="24"/>
        </w:rPr>
        <w:t>医学大语言模型读取结构化风险结果和经审核的干眼知识库，生成包含证据来源、异常指标和就医建议的通俗解释</w:t>
      </w:r>
      <w:r>
        <w:rPr>
          <w:rFonts w:ascii="宋体" w:eastAsia="宋体" w:hAnsi="宋体" w:hint="eastAsia"/>
          <w:sz w:val="24"/>
        </w:rPr>
        <w:t>,</w:t>
      </w:r>
      <w:r>
        <w:rPr>
          <w:rFonts w:ascii="宋体" w:eastAsia="宋体" w:hAnsi="宋体"/>
          <w:sz w:val="24"/>
        </w:rPr>
        <w:t>输出内容包括检测数据是否有效、干眼风险等级、主要异常指标以及规范就医建议。</w:t>
      </w:r>
    </w:p>
    <w:p w14:paraId="23AFEFE8" w14:textId="77777777" w:rsidR="00323F7F" w:rsidRDefault="00000000">
      <w:pPr>
        <w:spacing w:before="120"/>
        <w:jc w:val="both"/>
        <w:rPr>
          <w:rFonts w:ascii="宋体" w:eastAsia="宋体" w:hAnsi="宋体" w:hint="eastAsia"/>
        </w:rPr>
      </w:pPr>
      <w:r>
        <w:rPr>
          <w:rFonts w:ascii="宋体" w:eastAsia="宋体" w:hAnsi="宋体"/>
          <w:b/>
          <w:sz w:val="24"/>
        </w:rPr>
        <w:t>研究内容二：基于手机视觉任务的老视功能初筛（专家补充方向）</w:t>
      </w:r>
    </w:p>
    <w:p w14:paraId="2F935BB1" w14:textId="77777777" w:rsidR="00323F7F" w:rsidRDefault="00000000">
      <w:pPr>
        <w:ind w:firstLine="420"/>
        <w:jc w:val="both"/>
        <w:rPr>
          <w:ins w:id="77" w:author="Whitree 77" w:date="2026-09-18T22:32:00Z" w16du:dateUtc="2026-09-18T14:32:00Z"/>
          <w:rFonts w:ascii="宋体" w:eastAsia="宋体" w:hAnsi="宋体"/>
          <w:sz w:val="24"/>
        </w:rPr>
      </w:pPr>
      <w:r>
        <w:rPr>
          <w:rFonts w:ascii="宋体" w:eastAsia="宋体" w:hAnsi="宋体"/>
          <w:sz w:val="24"/>
        </w:rPr>
        <w:t>初步考虑面向中老年人群设计近距离视标识别、不同字号或对比度切换、近远目标转换等任务，记录识别阈值、反应时间、视觉恢复速度以及可能的瞳孔或双眼集合反应，探索形成老视或调节功能下降的风险指标。以上内容仅作为初步设想，具体临床定位、任务设计和验证方案由老视专家进一步确定。</w:t>
      </w:r>
    </w:p>
    <w:p w14:paraId="2F2801A7" w14:textId="77777777" w:rsidR="00265CB3" w:rsidRPr="00265CB3" w:rsidRDefault="00265CB3" w:rsidP="00265CB3">
      <w:pPr>
        <w:ind w:firstLine="420"/>
        <w:jc w:val="both"/>
        <w:rPr>
          <w:ins w:id="78" w:author="Whitree 77" w:date="2026-09-18T22:33:00Z" w16du:dateUtc="2026-09-18T14:33:00Z"/>
          <w:rFonts w:ascii="宋体" w:eastAsia="宋体" w:hAnsi="宋体" w:hint="eastAsia"/>
        </w:rPr>
      </w:pPr>
      <w:ins w:id="79" w:author="Whitree 77" w:date="2026-09-18T22:33:00Z" w16du:dateUtc="2026-09-18T14:33:00Z">
        <w:r w:rsidRPr="00265CB3">
          <w:rPr>
            <w:rFonts w:ascii="宋体" w:eastAsia="宋体" w:hAnsi="宋体" w:hint="eastAsia"/>
          </w:rPr>
          <w:t>本方向按照“标准化调节功能测试—手机端智能质控—多指标功能建模—临床验证与长期管理”四个层次开展研究。通过手机屏幕呈现标准化视标并结合前置摄像头和设备传感信息，在用户主动配合的短时任务中获得近视力、近点距离、调节幅度、调节灵敏度及不同距离视觉表现，同时记录屈光矫正状态、测试距离和设备环境信息；在此基础上建立视觉功能年龄/调节年龄和老视风险提示模型，并与临床调节功能检查进行比较验证。手机端结果主要用于功能初筛、趋势监测和就医提示，不替代专业眼科诊断。</w:t>
        </w:r>
      </w:ins>
    </w:p>
    <w:p w14:paraId="2CD422E9" w14:textId="77777777" w:rsidR="00265CB3" w:rsidRPr="006A7221" w:rsidRDefault="00265CB3" w:rsidP="00265CB3">
      <w:pPr>
        <w:ind w:firstLine="420"/>
        <w:jc w:val="both"/>
        <w:rPr>
          <w:ins w:id="80" w:author="Whitree 77" w:date="2026-09-18T22:33:00Z" w16du:dateUtc="2026-09-18T14:33:00Z"/>
          <w:rFonts w:ascii="宋体" w:eastAsia="宋体" w:hAnsi="宋体" w:hint="eastAsia"/>
          <w:b/>
          <w:bCs/>
          <w:rPrChange w:id="81" w:author="Whitree 77" w:date="2026-09-18T22:33:00Z" w16du:dateUtc="2026-09-18T14:33:00Z">
            <w:rPr>
              <w:ins w:id="82" w:author="Whitree 77" w:date="2026-09-18T22:33:00Z" w16du:dateUtc="2026-09-18T14:33:00Z"/>
              <w:rFonts w:ascii="宋体" w:eastAsia="宋体" w:hAnsi="宋体" w:hint="eastAsia"/>
            </w:rPr>
          </w:rPrChange>
        </w:rPr>
      </w:pPr>
      <w:ins w:id="83" w:author="Whitree 77" w:date="2026-09-18T22:33:00Z" w16du:dateUtc="2026-09-18T14:33:00Z">
        <w:r w:rsidRPr="006A7221">
          <w:rPr>
            <w:rFonts w:ascii="宋体" w:eastAsia="宋体" w:hAnsi="宋体" w:hint="eastAsia"/>
            <w:b/>
            <w:bCs/>
            <w:rPrChange w:id="84" w:author="Whitree 77" w:date="2026-09-18T22:33:00Z" w16du:dateUtc="2026-09-18T14:33:00Z">
              <w:rPr>
                <w:rFonts w:ascii="宋体" w:eastAsia="宋体" w:hAnsi="宋体" w:hint="eastAsia"/>
              </w:rPr>
            </w:rPrChange>
          </w:rPr>
          <w:t>（1）标准化手机端眼调节功能测试体系</w:t>
        </w:r>
      </w:ins>
    </w:p>
    <w:p w14:paraId="614C03CF" w14:textId="77777777" w:rsidR="00265CB3" w:rsidRPr="00265CB3" w:rsidRDefault="00265CB3" w:rsidP="00265CB3">
      <w:pPr>
        <w:ind w:firstLine="420"/>
        <w:jc w:val="both"/>
        <w:rPr>
          <w:ins w:id="85" w:author="Whitree 77" w:date="2026-09-18T22:33:00Z" w16du:dateUtc="2026-09-18T14:33:00Z"/>
          <w:rFonts w:ascii="宋体" w:eastAsia="宋体" w:hAnsi="宋体" w:hint="eastAsia"/>
        </w:rPr>
      </w:pPr>
      <w:ins w:id="86" w:author="Whitree 77" w:date="2026-09-18T22:33:00Z" w16du:dateUtc="2026-09-18T14:33:00Z">
        <w:r w:rsidRPr="00265CB3">
          <w:rPr>
            <w:rFonts w:ascii="宋体" w:eastAsia="宋体" w:hAnsi="宋体" w:hint="eastAsia"/>
          </w:rPr>
          <w:t>测试前采集年龄、性别、职业、近距离用眼习惯、既往眼病、眼部手术史、当前屈光状态及矫正方式等基础信息。重点记录近视、远视、散光和老视情况，以及框架眼镜、渐进多焦点眼镜、近用眼镜或隐形眼镜等日常矫正方式；同时询问既往是否接受角膜屈光手术（如SMILE、FS-LASIK、PRK等）或晶状体相关手术（如白内障手术、ICL植入、</w:t>
        </w:r>
        <w:r w:rsidRPr="00265CB3">
          <w:rPr>
            <w:rFonts w:ascii="宋体" w:eastAsia="宋体" w:hAnsi="宋体" w:hint="eastAsia"/>
          </w:rPr>
          <w:lastRenderedPageBreak/>
          <w:t>多焦点/EDOF人工晶状体植入等），并记录手术类型、时间及术后主要矫正状态，以便在后续调节功能分析中进行分层和校正。</w:t>
        </w:r>
      </w:ins>
    </w:p>
    <w:p w14:paraId="3C3AFAC2" w14:textId="77777777" w:rsidR="00265CB3" w:rsidRPr="00265CB3" w:rsidRDefault="00265CB3" w:rsidP="00265CB3">
      <w:pPr>
        <w:ind w:firstLine="420"/>
        <w:jc w:val="both"/>
        <w:rPr>
          <w:ins w:id="87" w:author="Whitree 77" w:date="2026-09-18T22:33:00Z" w16du:dateUtc="2026-09-18T14:33:00Z"/>
          <w:rFonts w:ascii="宋体" w:eastAsia="宋体" w:hAnsi="宋体" w:hint="eastAsia"/>
        </w:rPr>
      </w:pPr>
      <w:ins w:id="88" w:author="Whitree 77" w:date="2026-09-18T22:33:00Z" w16du:dateUtc="2026-09-18T14:33:00Z">
        <w:r w:rsidRPr="00265CB3">
          <w:rPr>
            <w:rFonts w:ascii="宋体" w:eastAsia="宋体" w:hAnsi="宋体" w:hint="eastAsia"/>
          </w:rPr>
          <w:t>针对老视人群设置双模式测试：标准测试模式建议在远用屈光矫正状态下、不加入近用Add完成，以尽可能反映个体真实残余调节能力；日常矫正模式则保留受试者平时的近用或渐进矫正方式，用于评价实际生活场景中的近距离视觉表现。</w:t>
        </w:r>
      </w:ins>
    </w:p>
    <w:p w14:paraId="3DB2C728" w14:textId="77777777" w:rsidR="00265CB3" w:rsidRPr="00265CB3" w:rsidRDefault="00265CB3" w:rsidP="00265CB3">
      <w:pPr>
        <w:ind w:firstLine="420"/>
        <w:jc w:val="both"/>
        <w:rPr>
          <w:ins w:id="89" w:author="Whitree 77" w:date="2026-09-18T22:33:00Z" w16du:dateUtc="2026-09-18T14:33:00Z"/>
          <w:rFonts w:ascii="宋体" w:eastAsia="宋体" w:hAnsi="宋体" w:hint="eastAsia"/>
        </w:rPr>
      </w:pPr>
      <w:ins w:id="90" w:author="Whitree 77" w:date="2026-09-18T22:33:00Z" w16du:dateUtc="2026-09-18T14:33:00Z">
        <w:r w:rsidRPr="00265CB3">
          <w:rPr>
            <w:rFonts w:ascii="宋体" w:eastAsia="宋体" w:hAnsi="宋体" w:hint="eastAsia"/>
          </w:rPr>
          <w:t>在近视力测试中，采用固定约40 cm的标准距离呈现规范视标，根据手机屏幕尺寸、分辨率及实际测试距离动态换算视标像素大小。调节幅度采用手机端“移近法”思路，由受试者将手机由远向近缓慢移动，在视标首次持续模糊时记录近点距离，并根据近点距离估算调节幅度；同时记录手机移动速度和重复测量结果，以减少操作差异。进一步通过不同距离下的近视力测试形成个体距离—视觉表现曲线，用于描述近距离视觉能力随调节需求增加的变化趋势。</w:t>
        </w:r>
      </w:ins>
    </w:p>
    <w:p w14:paraId="0E8F2BD7" w14:textId="77777777" w:rsidR="00265CB3" w:rsidRPr="00265CB3" w:rsidRDefault="00265CB3" w:rsidP="00265CB3">
      <w:pPr>
        <w:ind w:firstLine="420"/>
        <w:jc w:val="both"/>
        <w:rPr>
          <w:ins w:id="91" w:author="Whitree 77" w:date="2026-09-18T22:33:00Z" w16du:dateUtc="2026-09-18T14:33:00Z"/>
          <w:rFonts w:ascii="宋体" w:eastAsia="宋体" w:hAnsi="宋体" w:hint="eastAsia"/>
        </w:rPr>
      </w:pPr>
      <w:ins w:id="92" w:author="Whitree 77" w:date="2026-09-18T22:33:00Z" w16du:dateUtc="2026-09-18T14:33:00Z">
        <w:r w:rsidRPr="00265CB3">
          <w:rPr>
            <w:rFonts w:ascii="宋体" w:eastAsia="宋体" w:hAnsi="宋体" w:hint="eastAsia"/>
          </w:rPr>
          <w:t>调节灵敏度测试模拟临床反转拍的远近切换过程，在手机端交替呈现不同调节需求的远、近视觉任务，记录单位时间内完成的正确循环次数、反应时间及错误率，评价调节状态切换的速度和稳定性。对于需要进一步研究的受试者，可在辅助镜片条件下探索相对调节等扩展指标，从而形成由近视力、调节幅度、调节灵敏度和距离—视觉表现曲线共同构成的多维调节功能表型。</w:t>
        </w:r>
      </w:ins>
    </w:p>
    <w:p w14:paraId="25919692" w14:textId="77777777" w:rsidR="00265CB3" w:rsidRPr="006A7221" w:rsidRDefault="00265CB3" w:rsidP="00265CB3">
      <w:pPr>
        <w:ind w:firstLine="420"/>
        <w:jc w:val="both"/>
        <w:rPr>
          <w:ins w:id="93" w:author="Whitree 77" w:date="2026-09-18T22:33:00Z" w16du:dateUtc="2026-09-18T14:33:00Z"/>
          <w:rFonts w:ascii="宋体" w:eastAsia="宋体" w:hAnsi="宋体" w:hint="eastAsia"/>
          <w:b/>
          <w:bCs/>
          <w:rPrChange w:id="94" w:author="Whitree 77" w:date="2026-09-18T22:33:00Z" w16du:dateUtc="2026-09-18T14:33:00Z">
            <w:rPr>
              <w:ins w:id="95" w:author="Whitree 77" w:date="2026-09-18T22:33:00Z" w16du:dateUtc="2026-09-18T14:33:00Z"/>
              <w:rFonts w:ascii="宋体" w:eastAsia="宋体" w:hAnsi="宋体" w:hint="eastAsia"/>
            </w:rPr>
          </w:rPrChange>
        </w:rPr>
      </w:pPr>
      <w:ins w:id="96" w:author="Whitree 77" w:date="2026-09-18T22:33:00Z" w16du:dateUtc="2026-09-18T14:33:00Z">
        <w:r w:rsidRPr="006A7221">
          <w:rPr>
            <w:rFonts w:ascii="宋体" w:eastAsia="宋体" w:hAnsi="宋体" w:hint="eastAsia"/>
            <w:b/>
            <w:bCs/>
            <w:rPrChange w:id="97" w:author="Whitree 77" w:date="2026-09-18T22:33:00Z" w16du:dateUtc="2026-09-18T14:33:00Z">
              <w:rPr>
                <w:rFonts w:ascii="宋体" w:eastAsia="宋体" w:hAnsi="宋体" w:hint="eastAsia"/>
              </w:rPr>
            </w:rPrChange>
          </w:rPr>
          <w:t>（2）测试距离、视标显示与交互过程的智能监测和质量控制</w:t>
        </w:r>
      </w:ins>
    </w:p>
    <w:p w14:paraId="5D4A331B" w14:textId="77777777" w:rsidR="00265CB3" w:rsidRPr="00265CB3" w:rsidRDefault="00265CB3" w:rsidP="00265CB3">
      <w:pPr>
        <w:ind w:firstLine="420"/>
        <w:jc w:val="both"/>
        <w:rPr>
          <w:ins w:id="98" w:author="Whitree 77" w:date="2026-09-18T22:33:00Z" w16du:dateUtc="2026-09-18T14:33:00Z"/>
          <w:rFonts w:ascii="宋体" w:eastAsia="宋体" w:hAnsi="宋体" w:hint="eastAsia"/>
        </w:rPr>
      </w:pPr>
      <w:ins w:id="99" w:author="Whitree 77" w:date="2026-09-18T22:33:00Z" w16du:dateUtc="2026-09-18T14:33:00Z">
        <w:r w:rsidRPr="00265CB3">
          <w:rPr>
            <w:rFonts w:ascii="宋体" w:eastAsia="宋体" w:hAnsi="宋体" w:hint="eastAsia"/>
          </w:rPr>
          <w:t>针对手机自测过程中观看距离不固定、设备差异和操作不一致等问题，利用前置摄像头、面部/眼部定位、AR或深度估计等方法实时测算眼—屏距离，并同步识别手机移动速度、头部姿态、光照条件和遮眼情况。当距离偏离目标范围、移动过快、头位明显偏转、光照不足或操作异常时，系统给予语音或动画提示，引导用户调整后继续测试；无法满足质量要求的数据自动标记为低可信度并提示重测。</w:t>
        </w:r>
      </w:ins>
    </w:p>
    <w:p w14:paraId="02978B5F" w14:textId="77777777" w:rsidR="00265CB3" w:rsidRPr="00265CB3" w:rsidRDefault="00265CB3" w:rsidP="00265CB3">
      <w:pPr>
        <w:ind w:firstLine="420"/>
        <w:jc w:val="both"/>
        <w:rPr>
          <w:ins w:id="100" w:author="Whitree 77" w:date="2026-09-18T22:33:00Z" w16du:dateUtc="2026-09-18T14:33:00Z"/>
          <w:rFonts w:ascii="宋体" w:eastAsia="宋体" w:hAnsi="宋体" w:hint="eastAsia"/>
        </w:rPr>
      </w:pPr>
      <w:ins w:id="101" w:author="Whitree 77" w:date="2026-09-18T22:33:00Z" w16du:dateUtc="2026-09-18T14:33:00Z">
        <w:r w:rsidRPr="00265CB3">
          <w:rPr>
            <w:rFonts w:ascii="宋体" w:eastAsia="宋体" w:hAnsi="宋体" w:hint="eastAsia"/>
          </w:rPr>
          <w:t>系统自动读取手机屏幕尺寸、分辨率和DPI等设备参数，根据实际眼—屏距离换算标准视标所需的像素尺寸，使不同型号设备上的视标具有尽可能一致的视角大小。同时通过简洁界面、语音指导和动画演示降低中老年用户的操作难度，并在结果端明确测试适用范围和局限性，保证手机自测过程具有较好的可重复性和可解释性。</w:t>
        </w:r>
      </w:ins>
    </w:p>
    <w:p w14:paraId="0ACA78F5" w14:textId="77777777" w:rsidR="00265CB3" w:rsidRPr="006A7221" w:rsidRDefault="00265CB3" w:rsidP="00265CB3">
      <w:pPr>
        <w:ind w:firstLine="420"/>
        <w:jc w:val="both"/>
        <w:rPr>
          <w:ins w:id="102" w:author="Whitree 77" w:date="2026-09-18T22:33:00Z" w16du:dateUtc="2026-09-18T14:33:00Z"/>
          <w:rFonts w:ascii="宋体" w:eastAsia="宋体" w:hAnsi="宋体" w:hint="eastAsia"/>
          <w:b/>
          <w:bCs/>
          <w:rPrChange w:id="103" w:author="Whitree 77" w:date="2026-09-18T22:33:00Z" w16du:dateUtc="2026-09-18T14:33:00Z">
            <w:rPr>
              <w:ins w:id="104" w:author="Whitree 77" w:date="2026-09-18T22:33:00Z" w16du:dateUtc="2026-09-18T14:33:00Z"/>
              <w:rFonts w:ascii="宋体" w:eastAsia="宋体" w:hAnsi="宋体" w:hint="eastAsia"/>
            </w:rPr>
          </w:rPrChange>
        </w:rPr>
      </w:pPr>
      <w:ins w:id="105" w:author="Whitree 77" w:date="2026-09-18T22:33:00Z" w16du:dateUtc="2026-09-18T14:33:00Z">
        <w:r w:rsidRPr="006A7221">
          <w:rPr>
            <w:rFonts w:ascii="宋体" w:eastAsia="宋体" w:hAnsi="宋体" w:hint="eastAsia"/>
            <w:b/>
            <w:bCs/>
            <w:rPrChange w:id="106" w:author="Whitree 77" w:date="2026-09-18T22:33:00Z" w16du:dateUtc="2026-09-18T14:33:00Z">
              <w:rPr>
                <w:rFonts w:ascii="宋体" w:eastAsia="宋体" w:hAnsi="宋体" w:hint="eastAsia"/>
              </w:rPr>
            </w:rPrChange>
          </w:rPr>
          <w:t>（3）多指标融合的视觉功能年龄/调节年龄与老视风险模型</w:t>
        </w:r>
      </w:ins>
    </w:p>
    <w:p w14:paraId="148F0063" w14:textId="77777777" w:rsidR="00265CB3" w:rsidRPr="00265CB3" w:rsidRDefault="00265CB3" w:rsidP="00265CB3">
      <w:pPr>
        <w:ind w:firstLine="420"/>
        <w:jc w:val="both"/>
        <w:rPr>
          <w:ins w:id="107" w:author="Whitree 77" w:date="2026-09-18T22:33:00Z" w16du:dateUtc="2026-09-18T14:33:00Z"/>
          <w:rFonts w:ascii="宋体" w:eastAsia="宋体" w:hAnsi="宋体" w:hint="eastAsia"/>
        </w:rPr>
      </w:pPr>
      <w:ins w:id="108" w:author="Whitree 77" w:date="2026-09-18T22:33:00Z" w16du:dateUtc="2026-09-18T14:33:00Z">
        <w:r w:rsidRPr="00265CB3">
          <w:rPr>
            <w:rFonts w:ascii="宋体" w:eastAsia="宋体" w:hAnsi="宋体" w:hint="eastAsia"/>
          </w:rPr>
          <w:t>综合年龄、屈光状态、矫正方式、近视力、调节幅度、调节灵敏度及不同距离下的视觉表现建立个体调节功能特征向量。以年龄相关调节能力参考范围作为基础，可将最小调节幅度“15－0.25×年龄（D）”等临床经验指标作为结果解释的参考，同时结合实际工作距离所需调节力〔约为1/工作距离（m）〕及调节储备需求，判断个体当前调节能力是否与年龄和日常近距离任务相匹配。</w:t>
        </w:r>
      </w:ins>
    </w:p>
    <w:p w14:paraId="4D0E94F8" w14:textId="77777777" w:rsidR="00265CB3" w:rsidRPr="00265CB3" w:rsidRDefault="00265CB3" w:rsidP="00265CB3">
      <w:pPr>
        <w:ind w:firstLine="420"/>
        <w:jc w:val="both"/>
        <w:rPr>
          <w:ins w:id="109" w:author="Whitree 77" w:date="2026-09-18T22:33:00Z" w16du:dateUtc="2026-09-18T14:33:00Z"/>
          <w:rFonts w:ascii="宋体" w:eastAsia="宋体" w:hAnsi="宋体" w:hint="eastAsia"/>
        </w:rPr>
      </w:pPr>
      <w:ins w:id="110" w:author="Whitree 77" w:date="2026-09-18T22:33:00Z" w16du:dateUtc="2026-09-18T14:33:00Z">
        <w:r w:rsidRPr="00265CB3">
          <w:rPr>
            <w:rFonts w:ascii="宋体" w:eastAsia="宋体" w:hAnsi="宋体" w:hint="eastAsia"/>
          </w:rPr>
          <w:t>在积累足够临床样本后，进一步建立视觉功能年龄/调节年龄模型，使手机端输出不仅反映单次测试数值，还能够提示“调节能力与实际年龄基本匹配”“调节功能较同</w:t>
        </w:r>
        <w:r w:rsidRPr="00265CB3">
          <w:rPr>
            <w:rFonts w:ascii="宋体" w:eastAsia="宋体" w:hAnsi="宋体" w:hint="eastAsia"/>
          </w:rPr>
          <w:lastRenderedPageBreak/>
          <w:t>龄人偏低”或“存在较早老视样功能下降”等状态。模型同时比较标准测试模式和日常矫正模式结果，从而区分真实残余调节能力与眼镜矫正后的实际近距离视觉表现，为个体化阅读距离、用眼方式及进一步专业检查提供参考。</w:t>
        </w:r>
      </w:ins>
    </w:p>
    <w:p w14:paraId="4375D5D5" w14:textId="77777777" w:rsidR="00265CB3" w:rsidRPr="006A7221" w:rsidRDefault="00265CB3" w:rsidP="00265CB3">
      <w:pPr>
        <w:ind w:firstLine="420"/>
        <w:jc w:val="both"/>
        <w:rPr>
          <w:ins w:id="111" w:author="Whitree 77" w:date="2026-09-18T22:33:00Z" w16du:dateUtc="2026-09-18T14:33:00Z"/>
          <w:rFonts w:ascii="宋体" w:eastAsia="宋体" w:hAnsi="宋体" w:hint="eastAsia"/>
          <w:b/>
          <w:bCs/>
          <w:rPrChange w:id="112" w:author="Whitree 77" w:date="2026-09-18T22:33:00Z" w16du:dateUtc="2026-09-18T14:33:00Z">
            <w:rPr>
              <w:ins w:id="113" w:author="Whitree 77" w:date="2026-09-18T22:33:00Z" w16du:dateUtc="2026-09-18T14:33:00Z"/>
              <w:rFonts w:ascii="宋体" w:eastAsia="宋体" w:hAnsi="宋体" w:hint="eastAsia"/>
            </w:rPr>
          </w:rPrChange>
        </w:rPr>
      </w:pPr>
      <w:ins w:id="114" w:author="Whitree 77" w:date="2026-09-18T22:33:00Z" w16du:dateUtc="2026-09-18T14:33:00Z">
        <w:r w:rsidRPr="006A7221">
          <w:rPr>
            <w:rFonts w:ascii="宋体" w:eastAsia="宋体" w:hAnsi="宋体" w:hint="eastAsia"/>
            <w:b/>
            <w:bCs/>
            <w:rPrChange w:id="115" w:author="Whitree 77" w:date="2026-09-18T22:33:00Z" w16du:dateUtc="2026-09-18T14:33:00Z">
              <w:rPr>
                <w:rFonts w:ascii="宋体" w:eastAsia="宋体" w:hAnsi="宋体" w:hint="eastAsia"/>
              </w:rPr>
            </w:rPrChange>
          </w:rPr>
          <w:t>（4）临床一致性验证与长期视觉功能档案</w:t>
        </w:r>
      </w:ins>
    </w:p>
    <w:p w14:paraId="1A99258C" w14:textId="77777777" w:rsidR="00265CB3" w:rsidRPr="00265CB3" w:rsidRDefault="00265CB3" w:rsidP="00265CB3">
      <w:pPr>
        <w:ind w:firstLine="420"/>
        <w:jc w:val="both"/>
        <w:rPr>
          <w:ins w:id="116" w:author="Whitree 77" w:date="2026-09-18T22:33:00Z" w16du:dateUtc="2026-09-18T14:33:00Z"/>
          <w:rFonts w:ascii="宋体" w:eastAsia="宋体" w:hAnsi="宋体" w:hint="eastAsia"/>
        </w:rPr>
      </w:pPr>
      <w:ins w:id="117" w:author="Whitree 77" w:date="2026-09-18T22:33:00Z" w16du:dateUtc="2026-09-18T14:33:00Z">
        <w:r w:rsidRPr="00265CB3">
          <w:rPr>
            <w:rFonts w:ascii="宋体" w:eastAsia="宋体" w:hAnsi="宋体" w:hint="eastAsia"/>
          </w:rPr>
          <w:t>在不同年龄和屈光状态的受试者中开展重复性及临床一致性验证，将手机端获得的近视力、近点距离、调节幅度和调节灵敏度等指标与相应临床检查结果进行比较，并评价不同手机型号、不同测试时间及重复测试条件下的稳定性。对于结果处于临界范围、标准模式与日常模式差异明显或测试质量不足的用户，系统提示复测或建议进行专业眼科检查。</w:t>
        </w:r>
      </w:ins>
    </w:p>
    <w:p w14:paraId="250499B2" w14:textId="0042252F" w:rsidR="00265CB3" w:rsidRDefault="00265CB3" w:rsidP="00265CB3">
      <w:pPr>
        <w:ind w:firstLine="420"/>
        <w:jc w:val="both"/>
        <w:rPr>
          <w:rFonts w:ascii="宋体" w:eastAsia="宋体" w:hAnsi="宋体" w:hint="eastAsia"/>
        </w:rPr>
      </w:pPr>
      <w:ins w:id="118" w:author="Whitree 77" w:date="2026-09-18T22:33:00Z" w16du:dateUtc="2026-09-18T14:33:00Z">
        <w:r w:rsidRPr="00265CB3">
          <w:rPr>
            <w:rFonts w:ascii="宋体" w:eastAsia="宋体" w:hAnsi="宋体" w:hint="eastAsia"/>
          </w:rPr>
          <w:t>建立个人长期视觉功能档案，自动保存历次近视力、调节幅度、调节灵敏度和视觉功能年龄等结果，形成时间序列及变化趋势图。通过连续随访识别调节功能下降速度异常或近距离视觉需求与调节能力不匹配的人群，为老视早期筛查、视觉功能变化监测及后续临床研究提供连续数据基础。</w:t>
        </w:r>
      </w:ins>
    </w:p>
    <w:p w14:paraId="433168EC" w14:textId="77777777" w:rsidR="00323F7F" w:rsidRDefault="00000000">
      <w:pPr>
        <w:spacing w:before="120"/>
        <w:jc w:val="both"/>
        <w:rPr>
          <w:rFonts w:ascii="宋体" w:eastAsia="宋体" w:hAnsi="宋体" w:hint="eastAsia"/>
        </w:rPr>
      </w:pPr>
      <w:r>
        <w:rPr>
          <w:rFonts w:ascii="宋体" w:eastAsia="宋体" w:hAnsi="宋体"/>
          <w:b/>
          <w:sz w:val="24"/>
        </w:rPr>
        <w:t>研究内容三：基于手机摄像头的斜视及双眼视觉异常初筛（专家补充方向）</w:t>
      </w:r>
    </w:p>
    <w:p w14:paraId="5992F47C" w14:textId="77777777" w:rsidR="00323F7F" w:rsidRDefault="00000000">
      <w:pPr>
        <w:ind w:firstLine="420"/>
        <w:jc w:val="both"/>
        <w:rPr>
          <w:ins w:id="119" w:author="Hong Liu" w:date="2026-09-10T09:59:00Z"/>
          <w:rFonts w:ascii="宋体" w:eastAsia="宋体" w:hAnsi="宋体" w:hint="eastAsia"/>
          <w:sz w:val="24"/>
        </w:rPr>
      </w:pPr>
      <w:r>
        <w:rPr>
          <w:rFonts w:ascii="宋体" w:eastAsia="宋体" w:hAnsi="宋体"/>
          <w:sz w:val="24"/>
        </w:rPr>
        <w:t>初步考虑通过固定目标注视、移动目标追踪或其他标准化视觉任务，利用手机摄像头分析双眼相对位置、注视稳定性、眼球运动轨迹和双眼协调特征，对明显眼位异常或斜视风险进行初步提示。以上内容仅作为初步设想，具体筛查病种、测试动作、临床金标准和准确性要求由斜视专家进一步确定。</w:t>
      </w:r>
    </w:p>
    <w:p w14:paraId="75BA0F36" w14:textId="77777777" w:rsidR="00323F7F" w:rsidRDefault="00000000">
      <w:pPr>
        <w:ind w:firstLine="420"/>
        <w:jc w:val="both"/>
        <w:rPr>
          <w:ins w:id="120" w:author="Hong Liu" w:date="2026-09-10T09:59:00Z"/>
          <w:rFonts w:ascii="宋体" w:eastAsia="宋体" w:hAnsi="宋体" w:hint="eastAsia"/>
        </w:rPr>
      </w:pPr>
      <w:ins w:id="121" w:author="Hong Liu" w:date="2026-09-10T09:59:00Z">
        <w:r>
          <w:rPr>
            <w:rFonts w:ascii="宋体" w:eastAsia="宋体" w:hAnsi="宋体"/>
          </w:rPr>
          <w:t>本</w:t>
        </w:r>
        <w:r>
          <w:rPr>
            <w:rFonts w:ascii="宋体" w:eastAsia="宋体" w:hAnsi="宋体" w:hint="eastAsia"/>
          </w:rPr>
          <w:t>部分</w:t>
        </w:r>
        <w:r>
          <w:rPr>
            <w:rFonts w:ascii="宋体" w:eastAsia="宋体" w:hAnsi="宋体"/>
          </w:rPr>
          <w:t>按“多任务交互测试体系构建—眼位与眼动生物标志物提取—风险分层模型建立—临床验证与纵向管理”四个层次开展研究。通过手机屏幕呈现标准化视标，并结合前置摄像头视频流和交互应答，在受试者主动或家长协助的短时任务中获得眼位偏斜、注视再注视运动和双眼协调等客观参数，进而实现斜视风险的智能筛查。手机端结果定位为初筛和随访工具，结果异常或可疑时建议尽快到专科就诊，不替代临床确诊。</w:t>
        </w:r>
      </w:ins>
    </w:p>
    <w:p w14:paraId="7DE68678" w14:textId="77777777" w:rsidR="00323F7F" w:rsidRDefault="00000000">
      <w:pPr>
        <w:ind w:firstLine="420"/>
        <w:jc w:val="both"/>
        <w:rPr>
          <w:ins w:id="122" w:author="Hong Liu" w:date="2026-09-10T09:59:00Z"/>
          <w:rFonts w:ascii="宋体" w:eastAsia="宋体" w:hAnsi="宋体" w:hint="eastAsia"/>
        </w:rPr>
      </w:pPr>
      <w:ins w:id="123" w:author="Hong Liu" w:date="2026-09-10T09:59:00Z">
        <w:r>
          <w:rPr>
            <w:rFonts w:ascii="宋体" w:eastAsia="宋体" w:hAnsi="宋体"/>
            <w:b/>
            <w:bCs/>
          </w:rPr>
          <w:t>（1）标准化多任务交互测试体系设计</w:t>
        </w:r>
        <w:r>
          <w:rPr>
            <w:rFonts w:ascii="宋体" w:eastAsia="宋体" w:hAnsi="宋体"/>
          </w:rPr>
          <w:br/>
          <w:t>在儿童友好型界面下，设计一系列循序渐进的眼位与眼动测试模块，总时长控制在3</w:t>
        </w:r>
        <w:r>
          <w:rPr>
            <w:rFonts w:ascii="宋体" w:eastAsia="宋体" w:hAnsi="宋体"/>
          </w:rPr>
          <w:noBreakHyphen/>
          <w:t>5分钟，包含以下核心任务：</w:t>
        </w:r>
      </w:ins>
    </w:p>
    <w:p w14:paraId="750F0BC8" w14:textId="509F5A0A" w:rsidR="00D04BB1" w:rsidRDefault="00000000" w:rsidP="004A0770">
      <w:pPr>
        <w:ind w:firstLine="420"/>
        <w:jc w:val="both"/>
        <w:rPr>
          <w:ins w:id="124" w:author="Whitree 77" w:date="2026-09-18T23:19:00Z" w16du:dateUtc="2026-09-18T15:19:00Z"/>
          <w:rFonts w:ascii="宋体" w:eastAsia="宋体" w:hAnsi="宋体"/>
        </w:rPr>
      </w:pPr>
      <w:ins w:id="125" w:author="Hong Liu" w:date="2026-09-10T10:03:00Z">
        <w:r>
          <w:rPr>
            <w:rFonts w:ascii="宋体" w:eastAsia="宋体" w:hAnsi="宋体"/>
          </w:rPr>
          <w:t>① 注视稳定性测试（角膜映光法等效）：屏幕中央呈现一个动态闪烁、高对比度的卡通注视点，引导受试者保持稳定注视。</w:t>
        </w:r>
      </w:ins>
      <w:ins w:id="126" w:author="Whitree 77" w:date="2026-09-18T23:17:00Z" w16du:dateUtc="2026-09-18T15:17:00Z">
        <w:r w:rsidR="00CA7C7F">
          <w:rPr>
            <w:rFonts w:ascii="宋体" w:eastAsia="宋体" w:hAnsi="宋体" w:hint="eastAsia"/>
          </w:rPr>
          <w:t>闪烁频率1-2 Hz，视角大小：在</w:t>
        </w:r>
      </w:ins>
      <w:ins w:id="127" w:author="Whitree 77" w:date="2026-09-18T23:18:00Z" w16du:dateUtc="2026-09-18T15:18:00Z">
        <w:r w:rsidR="00CA7C7F" w:rsidRPr="00CA7C7F">
          <w:rPr>
            <w:rFonts w:ascii="宋体" w:eastAsia="宋体" w:hAnsi="宋体"/>
          </w:rPr>
          <w:t>33</w:t>
        </w:r>
        <w:r w:rsidR="00CA7C7F" w:rsidRPr="00CA7C7F">
          <w:rPr>
            <w:rFonts w:ascii="Times New Roman" w:eastAsia="宋体" w:hAnsi="Times New Roman" w:cs="Times New Roman"/>
          </w:rPr>
          <w:t> </w:t>
        </w:r>
        <w:r w:rsidR="00CA7C7F" w:rsidRPr="00CA7C7F">
          <w:rPr>
            <w:rFonts w:ascii="宋体" w:eastAsia="宋体" w:hAnsi="宋体"/>
          </w:rPr>
          <w:t>cm</w:t>
        </w:r>
      </w:ins>
      <w:ins w:id="128" w:author="Whitree 77" w:date="2026-09-18T23:21:00Z" w16du:dateUtc="2026-09-18T15:21:00Z">
        <w:r w:rsidR="00794046">
          <w:rPr>
            <w:rFonts w:ascii="宋体" w:eastAsia="宋体" w:hAnsi="宋体" w:hint="eastAsia"/>
          </w:rPr>
          <w:t>（超出</w:t>
        </w:r>
      </w:ins>
      <w:ins w:id="129" w:author="Whitree 77" w:date="2026-09-18T23:22:00Z" w16du:dateUtc="2026-09-18T15:22:00Z">
        <w:r w:rsidR="00794046" w:rsidRPr="00794046">
          <w:rPr>
            <w:rFonts w:ascii="宋体" w:eastAsia="宋体" w:hAnsi="宋体"/>
          </w:rPr>
          <w:t>±5</w:t>
        </w:r>
        <w:r w:rsidR="00794046" w:rsidRPr="00794046">
          <w:rPr>
            <w:rFonts w:ascii="Times New Roman" w:eastAsia="宋体" w:hAnsi="Times New Roman" w:cs="Times New Roman"/>
          </w:rPr>
          <w:t> </w:t>
        </w:r>
        <w:r w:rsidR="00794046" w:rsidRPr="00794046">
          <w:rPr>
            <w:rFonts w:ascii="宋体" w:eastAsia="宋体" w:hAnsi="宋体"/>
          </w:rPr>
          <w:t>cm 时提醒</w:t>
        </w:r>
      </w:ins>
      <w:ins w:id="130" w:author="Whitree 77" w:date="2026-09-18T23:21:00Z" w16du:dateUtc="2026-09-18T15:21:00Z">
        <w:r w:rsidR="00794046">
          <w:rPr>
            <w:rFonts w:ascii="宋体" w:eastAsia="宋体" w:hAnsi="宋体" w:hint="eastAsia"/>
          </w:rPr>
          <w:t>）</w:t>
        </w:r>
      </w:ins>
      <w:ins w:id="131" w:author="Whitree 77" w:date="2026-09-18T23:18:00Z" w16du:dateUtc="2026-09-18T15:18:00Z">
        <w:r w:rsidR="00CA7C7F" w:rsidRPr="00CA7C7F">
          <w:rPr>
            <w:rFonts w:ascii="宋体" w:eastAsia="宋体" w:hAnsi="宋体"/>
          </w:rPr>
          <w:t>标准距离下，视标直径约1.5–2</w:t>
        </w:r>
        <w:r w:rsidR="00CA7C7F" w:rsidRPr="00CA7C7F">
          <w:rPr>
            <w:rFonts w:ascii="Times New Roman" w:eastAsia="宋体" w:hAnsi="Times New Roman" w:cs="Times New Roman"/>
          </w:rPr>
          <w:t> </w:t>
        </w:r>
        <w:r w:rsidR="00CA7C7F" w:rsidRPr="00CA7C7F">
          <w:rPr>
            <w:rFonts w:ascii="宋体" w:eastAsia="宋体" w:hAnsi="宋体"/>
          </w:rPr>
          <w:t>cm（对应视角2.6–3.5°）。3–5岁儿童可选用较大视标（~3.5°），6–12岁用中等视标（~2.6°）。</w:t>
        </w:r>
      </w:ins>
      <w:ins w:id="132" w:author="Whitree 77" w:date="2026-09-18T23:21:00Z" w16du:dateUtc="2026-09-18T15:21:00Z">
        <w:r w:rsidR="00655B20" w:rsidRPr="00655B20">
          <w:rPr>
            <w:rFonts w:ascii="宋体" w:eastAsia="宋体" w:hAnsi="宋体"/>
          </w:rPr>
          <w:t>单次注视任务持续 10–15 秒（含引导和缓冲），确保获取至少 3 秒高质量有效帧。儿童配合度有限，将总测试时间限制在 3–5 分钟内。</w:t>
        </w:r>
      </w:ins>
      <w:ins w:id="133" w:author="Hong Liu" w:date="2026-09-10T10:03:00Z">
        <w:r>
          <w:rPr>
            <w:rFonts w:ascii="宋体" w:eastAsia="宋体" w:hAnsi="宋体"/>
          </w:rPr>
          <w:t>手机前置摄像头同步采集双眼近距图像，实时定位瞳孔中心与角膜映光点（第1 Purkinje像，利用屏幕自身发光或</w:t>
        </w:r>
      </w:ins>
      <w:ins w:id="134" w:author="Hong Liu" w:date="2026-09-10T10:04:00Z">
        <w:r>
          <w:rPr>
            <w:rFonts w:ascii="宋体" w:eastAsia="宋体" w:hAnsi="宋体" w:hint="eastAsia"/>
          </w:rPr>
          <w:t>前置闪光灯形成</w:t>
        </w:r>
      </w:ins>
      <w:ins w:id="135" w:author="Hong Liu" w:date="2026-09-10T10:03:00Z">
        <w:r>
          <w:rPr>
            <w:rFonts w:ascii="宋体" w:eastAsia="宋体" w:hAnsi="宋体"/>
          </w:rPr>
          <w:t>）。计算每只眼睛映光点相对于瞳孔中心的偏移量，</w:t>
        </w:r>
      </w:ins>
      <w:ins w:id="136" w:author="Whitree 77" w:date="2026-09-18T23:15:00Z" w16du:dateUtc="2026-09-18T15:15:00Z">
        <w:r w:rsidR="00FC0B4C">
          <w:rPr>
            <w:rFonts w:ascii="宋体" w:eastAsia="宋体" w:hAnsi="宋体" w:hint="eastAsia"/>
          </w:rPr>
          <w:t>分解HDE</w:t>
        </w:r>
      </w:ins>
      <w:ins w:id="137" w:author="Whitree 77" w:date="2026-09-18T23:16:00Z" w16du:dateUtc="2026-09-18T15:16:00Z">
        <w:r w:rsidR="00FC0B4C">
          <w:rPr>
            <w:rFonts w:ascii="宋体" w:eastAsia="宋体" w:hAnsi="宋体" w:hint="eastAsia"/>
          </w:rPr>
          <w:t>和VDE，标定换算为近似棱镜度，</w:t>
        </w:r>
      </w:ins>
      <w:ins w:id="138" w:author="Hong Liu" w:date="2026-09-10T10:03:00Z">
        <w:r>
          <w:rPr>
            <w:rFonts w:ascii="宋体" w:eastAsia="宋体" w:hAnsi="宋体"/>
          </w:rPr>
          <w:t>并比较双眼的对称性。若某一眼的映光点明显偏离瞳孔中心（如位于瞳孔缘外侧或内侧），</w:t>
        </w:r>
        <w:r>
          <w:rPr>
            <w:rFonts w:ascii="宋体" w:eastAsia="宋体" w:hAnsi="宋体"/>
          </w:rPr>
          <w:lastRenderedPageBreak/>
          <w:t>则提示存在显性斜视，瞳孔－映光点位移程度可近似换算斜视度数。</w:t>
        </w:r>
      </w:ins>
    </w:p>
    <w:p w14:paraId="71ADEA4B" w14:textId="052EF238" w:rsidR="004A0770" w:rsidRPr="004A0770" w:rsidRDefault="004A0770" w:rsidP="004A0770">
      <w:pPr>
        <w:ind w:firstLine="420"/>
        <w:jc w:val="both"/>
        <w:rPr>
          <w:ins w:id="139" w:author="Whitree 77" w:date="2026-09-18T23:19:00Z" w16du:dateUtc="2026-09-18T15:19:00Z"/>
          <w:rFonts w:ascii="宋体" w:eastAsia="宋体" w:hAnsi="宋体"/>
        </w:rPr>
      </w:pPr>
      <w:ins w:id="140" w:author="Whitree 77" w:date="2026-09-18T23:19:00Z" w16du:dateUtc="2026-09-18T15:19:00Z">
        <w:r w:rsidRPr="004A0770">
          <w:rPr>
            <w:rFonts w:ascii="宋体" w:eastAsia="宋体" w:hAnsi="宋体" w:hint="eastAsia"/>
          </w:rPr>
          <w:t>换算系数：采用</w:t>
        </w:r>
        <w:r w:rsidRPr="004A0770">
          <w:rPr>
            <w:rFonts w:ascii="宋体" w:eastAsia="宋体" w:hAnsi="宋体"/>
          </w:rPr>
          <w:t>Hirschberg法经验值，1</w:t>
        </w:r>
        <w:r w:rsidRPr="004A0770">
          <w:rPr>
            <w:rFonts w:ascii="Times New Roman" w:eastAsia="宋体" w:hAnsi="Times New Roman" w:cs="Times New Roman"/>
          </w:rPr>
          <w:t> </w:t>
        </w:r>
        <w:r w:rsidRPr="004A0770">
          <w:rPr>
            <w:rFonts w:ascii="宋体" w:eastAsia="宋体" w:hAnsi="宋体"/>
          </w:rPr>
          <w:t>mm角膜映光点偏移 ≈ 15</w:t>
        </w:r>
        <w:r w:rsidRPr="004A0770">
          <w:rPr>
            <w:rFonts w:ascii="Times New Roman" w:eastAsia="宋体" w:hAnsi="Times New Roman" w:cs="Times New Roman"/>
          </w:rPr>
          <w:t> </w:t>
        </w:r>
        <w:r w:rsidRPr="004A0770">
          <w:rPr>
            <w:rFonts w:ascii="宋体" w:eastAsia="宋体" w:hAnsi="宋体" w:cs="宋体" w:hint="eastAsia"/>
          </w:rPr>
          <w:t>Δ</w:t>
        </w:r>
        <w:r w:rsidRPr="004A0770">
          <w:rPr>
            <w:rFonts w:ascii="宋体" w:eastAsia="宋体" w:hAnsi="宋体"/>
          </w:rPr>
          <w:t>。手机图像上需先标定像素与毫米的转换关系：Δ ≈ 15 × (像素偏移量 / 像素</w:t>
        </w:r>
        <w:r w:rsidRPr="004A0770">
          <w:rPr>
            <w:rFonts w:ascii="Cambria Math" w:eastAsia="宋体" w:hAnsi="Cambria Math" w:cs="Cambria Math"/>
          </w:rPr>
          <w:t>‑</w:t>
        </w:r>
        <w:r w:rsidRPr="004A0770">
          <w:rPr>
            <w:rFonts w:ascii="宋体" w:eastAsia="宋体" w:hAnsi="宋体"/>
          </w:rPr>
          <w:t>毫米比)。</w:t>
        </w:r>
      </w:ins>
    </w:p>
    <w:p w14:paraId="38022DC4" w14:textId="77777777" w:rsidR="004A0770" w:rsidRPr="004A0770" w:rsidRDefault="004A0770" w:rsidP="004A0770">
      <w:pPr>
        <w:ind w:firstLine="420"/>
        <w:jc w:val="both"/>
        <w:rPr>
          <w:ins w:id="141" w:author="Whitree 77" w:date="2026-09-18T23:19:00Z" w16du:dateUtc="2026-09-18T15:19:00Z"/>
          <w:rFonts w:ascii="宋体" w:eastAsia="宋体" w:hAnsi="宋体" w:hint="eastAsia"/>
        </w:rPr>
      </w:pPr>
      <w:ins w:id="142" w:author="Whitree 77" w:date="2026-09-18T23:19:00Z" w16du:dateUtc="2026-09-18T15:19:00Z">
        <w:r w:rsidRPr="004A0770">
          <w:rPr>
            <w:rFonts w:ascii="宋体" w:eastAsia="宋体" w:hAnsi="宋体" w:hint="eastAsia"/>
          </w:rPr>
          <w:t>标定流程：</w:t>
        </w:r>
      </w:ins>
    </w:p>
    <w:p w14:paraId="46A28F0C" w14:textId="77777777" w:rsidR="004A0770" w:rsidRPr="004A0770" w:rsidRDefault="004A0770" w:rsidP="004A0770">
      <w:pPr>
        <w:ind w:firstLine="420"/>
        <w:jc w:val="both"/>
        <w:rPr>
          <w:ins w:id="143" w:author="Whitree 77" w:date="2026-09-18T23:19:00Z" w16du:dateUtc="2026-09-18T15:19:00Z"/>
          <w:rFonts w:ascii="宋体" w:eastAsia="宋体" w:hAnsi="宋体"/>
        </w:rPr>
      </w:pPr>
      <w:ins w:id="144" w:author="Whitree 77" w:date="2026-09-18T23:19:00Z" w16du:dateUtc="2026-09-18T15:19:00Z">
        <w:r w:rsidRPr="004A0770">
          <w:rPr>
            <w:rFonts w:ascii="宋体" w:eastAsia="宋体" w:hAnsi="宋体"/>
          </w:rPr>
          <w:t>a. 在固定距离（33</w:t>
        </w:r>
        <w:r w:rsidRPr="004A0770">
          <w:rPr>
            <w:rFonts w:ascii="Times New Roman" w:eastAsia="宋体" w:hAnsi="Times New Roman" w:cs="Times New Roman"/>
          </w:rPr>
          <w:t> </w:t>
        </w:r>
        <w:r w:rsidRPr="004A0770">
          <w:rPr>
            <w:rFonts w:ascii="宋体" w:eastAsia="宋体" w:hAnsi="宋体"/>
          </w:rPr>
          <w:t>cm）拍摄已知尺寸的参照物（如标尺或模拟眼），计算该距离下的像素 毫米比。</w:t>
        </w:r>
      </w:ins>
    </w:p>
    <w:p w14:paraId="6BB215B6" w14:textId="77777777" w:rsidR="00BE5923" w:rsidRDefault="004A0770" w:rsidP="004A0770">
      <w:pPr>
        <w:ind w:firstLine="420"/>
        <w:jc w:val="both"/>
        <w:rPr>
          <w:ins w:id="145" w:author="Whitree 77" w:date="2026-09-18T23:19:00Z" w16du:dateUtc="2026-09-18T15:19:00Z"/>
          <w:rFonts w:ascii="宋体" w:eastAsia="宋体" w:hAnsi="宋体"/>
        </w:rPr>
      </w:pPr>
      <w:ins w:id="146" w:author="Whitree 77" w:date="2026-09-18T23:19:00Z" w16du:dateUtc="2026-09-18T15:19:00Z">
        <w:r w:rsidRPr="004A0770">
          <w:rPr>
            <w:rFonts w:ascii="宋体" w:eastAsia="宋体" w:hAnsi="宋体"/>
          </w:rPr>
          <w:t>b.最终将瞳孔中心 角膜映光点的像素向量差转换为毫米，再乘以15</w:t>
        </w:r>
        <w:r w:rsidRPr="004A0770">
          <w:rPr>
            <w:rFonts w:ascii="Times New Roman" w:eastAsia="宋体" w:hAnsi="Times New Roman" w:cs="Times New Roman"/>
          </w:rPr>
          <w:t> </w:t>
        </w:r>
        <w:r w:rsidRPr="004A0770">
          <w:rPr>
            <w:rFonts w:ascii="宋体" w:eastAsia="宋体" w:hAnsi="宋体"/>
          </w:rPr>
          <w:t>Δ/mm。</w:t>
        </w:r>
      </w:ins>
    </w:p>
    <w:p w14:paraId="59FF48BC" w14:textId="70AD0FF0" w:rsidR="00056456" w:rsidRPr="00056456" w:rsidRDefault="00000000" w:rsidP="00056456">
      <w:pPr>
        <w:ind w:firstLine="420"/>
        <w:jc w:val="both"/>
        <w:rPr>
          <w:ins w:id="147" w:author="Whitree 77" w:date="2026-09-18T23:20:00Z" w16du:dateUtc="2026-09-18T15:20:00Z"/>
          <w:rFonts w:ascii="宋体" w:eastAsia="宋体" w:hAnsi="宋体" w:hint="eastAsia"/>
        </w:rPr>
      </w:pPr>
      <w:ins w:id="148" w:author="Hong Liu" w:date="2026-09-10T10:03:00Z">
        <w:r>
          <w:rPr>
            <w:rFonts w:ascii="宋体" w:eastAsia="宋体" w:hAnsi="宋体"/>
          </w:rPr>
          <w:t>测试过程中同步监测头部偏转、注视稳定性和照明条件，自动剔除质量不合格的帧，确保所得数据反映的是第一眼位静态眼位。该任务作为整个筛查流程的第一步，仅评估基础的前方注视显斜，为后续交替遮盖与动态追踪提供基线。</w:t>
        </w:r>
      </w:ins>
      <w:ins w:id="149" w:author="Whitree 77" w:date="2026-09-18T23:20:00Z" w16du:dateUtc="2026-09-18T15:20:00Z">
        <w:r w:rsidR="00056456" w:rsidRPr="00056456">
          <w:rPr>
            <w:rFonts w:ascii="宋体" w:eastAsia="宋体" w:hAnsi="宋体"/>
          </w:rPr>
          <w:t>判断标准：注视稳定性测试中，若任一眼水平偏移量 ≥ 10</w:t>
        </w:r>
        <w:r w:rsidR="00056456" w:rsidRPr="00056456">
          <w:rPr>
            <w:rFonts w:ascii="Times New Roman" w:eastAsia="宋体" w:hAnsi="Times New Roman" w:cs="Times New Roman"/>
          </w:rPr>
          <w:t> </w:t>
        </w:r>
        <w:r w:rsidR="00056456" w:rsidRPr="00056456">
          <w:rPr>
            <w:rFonts w:ascii="宋体" w:eastAsia="宋体" w:hAnsi="宋体" w:cs="宋体" w:hint="eastAsia"/>
          </w:rPr>
          <w:t>Δ</w:t>
        </w:r>
        <w:r w:rsidR="00056456" w:rsidRPr="00056456">
          <w:rPr>
            <w:rFonts w:ascii="宋体" w:eastAsia="宋体" w:hAnsi="宋体"/>
          </w:rPr>
          <w:t xml:space="preserve"> 或垂直偏移量 ≥ 5</w:t>
        </w:r>
        <w:r w:rsidR="00056456" w:rsidRPr="00056456">
          <w:rPr>
            <w:rFonts w:ascii="Times New Roman" w:eastAsia="宋体" w:hAnsi="Times New Roman" w:cs="Times New Roman"/>
          </w:rPr>
          <w:t> </w:t>
        </w:r>
        <w:r w:rsidR="00056456" w:rsidRPr="00056456">
          <w:rPr>
            <w:rFonts w:ascii="宋体" w:eastAsia="宋体" w:hAnsi="宋体" w:cs="宋体" w:hint="eastAsia"/>
          </w:rPr>
          <w:t>Δ</w:t>
        </w:r>
        <w:r w:rsidR="00056456" w:rsidRPr="00056456">
          <w:rPr>
            <w:rFonts w:ascii="宋体" w:eastAsia="宋体" w:hAnsi="宋体"/>
          </w:rPr>
          <w:t>，且连续有效帧（≥3秒）的偏移标准差小于阈值（表明注视稳定），则判为“可疑偏斜/高度疑似斜视”</w:t>
        </w:r>
        <w:r w:rsidR="00056456">
          <w:rPr>
            <w:rFonts w:ascii="宋体" w:eastAsia="宋体" w:hAnsi="宋体" w:hint="eastAsia"/>
          </w:rPr>
          <w:t>。</w:t>
        </w:r>
        <w:r w:rsidR="00056456" w:rsidRPr="00056456">
          <w:rPr>
            <w:rFonts w:hint="eastAsia"/>
          </w:rPr>
          <w:t xml:space="preserve"> </w:t>
        </w:r>
        <w:r w:rsidR="00056456" w:rsidRPr="00056456">
          <w:rPr>
            <w:rFonts w:ascii="宋体" w:eastAsia="宋体" w:hAnsi="宋体" w:hint="eastAsia"/>
          </w:rPr>
          <w:t>（最终阈值需与临床金标准对照后确认）。</w:t>
        </w:r>
      </w:ins>
    </w:p>
    <w:p w14:paraId="31964823" w14:textId="77777777" w:rsidR="00056456" w:rsidRPr="00056456" w:rsidRDefault="00056456" w:rsidP="00056456">
      <w:pPr>
        <w:ind w:firstLine="420"/>
        <w:jc w:val="both"/>
        <w:rPr>
          <w:ins w:id="150" w:author="Whitree 77" w:date="2026-09-18T23:20:00Z" w16du:dateUtc="2026-09-18T15:20:00Z"/>
          <w:rFonts w:ascii="宋体" w:eastAsia="宋体" w:hAnsi="宋体" w:hint="eastAsia"/>
        </w:rPr>
      </w:pPr>
      <w:ins w:id="151" w:author="Whitree 77" w:date="2026-09-18T23:20:00Z" w16du:dateUtc="2026-09-18T15:20:00Z">
        <w:r w:rsidRPr="00056456">
          <w:rPr>
            <w:rFonts w:ascii="宋体" w:eastAsia="宋体" w:hAnsi="宋体" w:hint="eastAsia"/>
          </w:rPr>
          <w:t>所需数据：</w:t>
        </w:r>
      </w:ins>
    </w:p>
    <w:p w14:paraId="6D5A3982" w14:textId="77777777" w:rsidR="00056456" w:rsidRPr="00056456" w:rsidRDefault="00056456" w:rsidP="00056456">
      <w:pPr>
        <w:ind w:firstLine="420"/>
        <w:jc w:val="both"/>
        <w:rPr>
          <w:ins w:id="152" w:author="Whitree 77" w:date="2026-09-18T23:20:00Z" w16du:dateUtc="2026-09-18T15:20:00Z"/>
          <w:rFonts w:ascii="宋体" w:eastAsia="宋体" w:hAnsi="宋体" w:hint="eastAsia"/>
        </w:rPr>
      </w:pPr>
      <w:ins w:id="153" w:author="Whitree 77" w:date="2026-09-18T23:20:00Z" w16du:dateUtc="2026-09-18T15:20:00Z">
        <w:r w:rsidRPr="00056456">
          <w:rPr>
            <w:rFonts w:ascii="宋体" w:eastAsia="宋体" w:hAnsi="宋体" w:hint="eastAsia"/>
          </w:rPr>
          <w:t>a.至少3秒连续有效帧的双眼 HDE、VDE 均值与标准差；</w:t>
        </w:r>
      </w:ins>
    </w:p>
    <w:p w14:paraId="395D256A" w14:textId="77777777" w:rsidR="00056456" w:rsidRPr="00056456" w:rsidRDefault="00056456" w:rsidP="00056456">
      <w:pPr>
        <w:ind w:firstLine="420"/>
        <w:jc w:val="both"/>
        <w:rPr>
          <w:ins w:id="154" w:author="Whitree 77" w:date="2026-09-18T23:20:00Z" w16du:dateUtc="2026-09-18T15:20:00Z"/>
          <w:rFonts w:ascii="宋体" w:eastAsia="宋体" w:hAnsi="宋体" w:hint="eastAsia"/>
        </w:rPr>
      </w:pPr>
      <w:ins w:id="155" w:author="Whitree 77" w:date="2026-09-18T23:20:00Z" w16du:dateUtc="2026-09-18T15:20:00Z">
        <w:r w:rsidRPr="00056456">
          <w:rPr>
            <w:rFonts w:ascii="宋体" w:eastAsia="宋体" w:hAnsi="宋体" w:hint="eastAsia"/>
          </w:rPr>
          <w:t>b.头部姿态角（偏航、俯仰、翻滚）是否在允许范围（如各向 &lt; 10°）；</w:t>
        </w:r>
      </w:ins>
    </w:p>
    <w:p w14:paraId="457130A5" w14:textId="77777777" w:rsidR="00056456" w:rsidRPr="00056456" w:rsidRDefault="00056456" w:rsidP="00056456">
      <w:pPr>
        <w:ind w:firstLine="420"/>
        <w:jc w:val="both"/>
        <w:rPr>
          <w:ins w:id="156" w:author="Whitree 77" w:date="2026-09-18T23:20:00Z" w16du:dateUtc="2026-09-18T15:20:00Z"/>
          <w:rFonts w:ascii="宋体" w:eastAsia="宋体" w:hAnsi="宋体"/>
        </w:rPr>
      </w:pPr>
      <w:ins w:id="157" w:author="Whitree 77" w:date="2026-09-18T23:20:00Z" w16du:dateUtc="2026-09-18T15:20:00Z">
        <w:r w:rsidRPr="00056456">
          <w:rPr>
            <w:rFonts w:ascii="宋体" w:eastAsia="宋体" w:hAnsi="宋体"/>
          </w:rPr>
          <w:t>c.注视距离是否在33</w:t>
        </w:r>
        <w:r w:rsidRPr="00056456">
          <w:rPr>
            <w:rFonts w:ascii="Times New Roman" w:eastAsia="宋体" w:hAnsi="Times New Roman" w:cs="Times New Roman"/>
          </w:rPr>
          <w:t> </w:t>
        </w:r>
        <w:r w:rsidRPr="00056456">
          <w:rPr>
            <w:rFonts w:ascii="宋体" w:eastAsia="宋体" w:hAnsi="宋体" w:cs="宋体" w:hint="eastAsia"/>
          </w:rPr>
          <w:t>±</w:t>
        </w:r>
        <w:r w:rsidRPr="00056456">
          <w:rPr>
            <w:rFonts w:ascii="Times New Roman" w:eastAsia="宋体" w:hAnsi="Times New Roman" w:cs="Times New Roman"/>
          </w:rPr>
          <w:t> </w:t>
        </w:r>
        <w:r w:rsidRPr="00056456">
          <w:rPr>
            <w:rFonts w:ascii="宋体" w:eastAsia="宋体" w:hAnsi="宋体"/>
          </w:rPr>
          <w:t>5</w:t>
        </w:r>
        <w:r w:rsidRPr="00056456">
          <w:rPr>
            <w:rFonts w:ascii="Times New Roman" w:eastAsia="宋体" w:hAnsi="Times New Roman" w:cs="Times New Roman"/>
          </w:rPr>
          <w:t> </w:t>
        </w:r>
        <w:r w:rsidRPr="00056456">
          <w:rPr>
            <w:rFonts w:ascii="宋体" w:eastAsia="宋体" w:hAnsi="宋体"/>
          </w:rPr>
          <w:t>cm内；</w:t>
        </w:r>
      </w:ins>
    </w:p>
    <w:p w14:paraId="0E7BB0CC" w14:textId="77777777" w:rsidR="0009506E" w:rsidRPr="0009506E" w:rsidRDefault="00056456" w:rsidP="0009506E">
      <w:pPr>
        <w:ind w:firstLine="420"/>
        <w:jc w:val="both"/>
        <w:rPr>
          <w:ins w:id="158" w:author="Whitree 77" w:date="2026-09-18T23:25:00Z" w16du:dateUtc="2026-09-18T15:25:00Z"/>
          <w:rFonts w:ascii="宋体" w:eastAsia="宋体" w:hAnsi="宋体" w:hint="eastAsia"/>
        </w:rPr>
      </w:pPr>
      <w:ins w:id="159" w:author="Whitree 77" w:date="2026-09-18T23:20:00Z" w16du:dateUtc="2026-09-18T15:20:00Z">
        <w:r w:rsidRPr="00056456">
          <w:rPr>
            <w:rFonts w:ascii="宋体" w:eastAsia="宋体" w:hAnsi="宋体" w:hint="eastAsia"/>
          </w:rPr>
          <w:t>d.图像质量评分（清晰度、瞳孔检测置信度）。</w:t>
        </w:r>
      </w:ins>
      <w:ins w:id="160" w:author="Hong Liu" w:date="2026-09-10T09:59:00Z">
        <w:r w:rsidR="00000000">
          <w:rPr>
            <w:rFonts w:ascii="宋体" w:eastAsia="宋体" w:hAnsi="宋体"/>
          </w:rPr>
          <w:br/>
        </w:r>
      </w:ins>
      <w:ins w:id="161" w:author="Hong Liu" w:date="2026-09-10T10:01:00Z">
        <w:r w:rsidR="00000000">
          <w:rPr>
            <w:rFonts w:ascii="宋体" w:eastAsia="宋体" w:hAnsi="宋体" w:hint="eastAsia"/>
          </w:rPr>
          <w:t xml:space="preserve">  </w:t>
        </w:r>
      </w:ins>
      <w:ins w:id="162" w:author="Hong Liu" w:date="2026-09-10T09:59:00Z">
        <w:r w:rsidR="00000000">
          <w:rPr>
            <w:rFonts w:ascii="宋体" w:eastAsia="宋体" w:hAnsi="宋体"/>
          </w:rPr>
          <w:t>② 交替遮盖诱发测试：屏幕中心出现闪烁注视点，</w:t>
        </w:r>
      </w:ins>
      <w:ins w:id="163" w:author="Whitree 77" w:date="2026-09-18T23:23:00Z" w16du:dateUtc="2026-09-18T15:23:00Z">
        <w:r w:rsidR="00692B2C">
          <w:rPr>
            <w:rFonts w:ascii="宋体" w:eastAsia="宋体" w:hAnsi="宋体" w:hint="eastAsia"/>
          </w:rPr>
          <w:t>闪烁频率1-2 Hz，视角大小：在</w:t>
        </w:r>
        <w:r w:rsidR="00692B2C" w:rsidRPr="00CA7C7F">
          <w:rPr>
            <w:rFonts w:ascii="宋体" w:eastAsia="宋体" w:hAnsi="宋体"/>
          </w:rPr>
          <w:t>33</w:t>
        </w:r>
        <w:r w:rsidR="00692B2C" w:rsidRPr="00CA7C7F">
          <w:rPr>
            <w:rFonts w:ascii="Times New Roman" w:eastAsia="宋体" w:hAnsi="Times New Roman" w:cs="Times New Roman"/>
          </w:rPr>
          <w:t> </w:t>
        </w:r>
        <w:r w:rsidR="00692B2C" w:rsidRPr="00CA7C7F">
          <w:rPr>
            <w:rFonts w:ascii="宋体" w:eastAsia="宋体" w:hAnsi="宋体"/>
          </w:rPr>
          <w:t>cm</w:t>
        </w:r>
        <w:r w:rsidR="00692B2C">
          <w:rPr>
            <w:rFonts w:ascii="宋体" w:eastAsia="宋体" w:hAnsi="宋体" w:hint="eastAsia"/>
          </w:rPr>
          <w:t>（超出</w:t>
        </w:r>
        <w:r w:rsidR="00692B2C" w:rsidRPr="00794046">
          <w:rPr>
            <w:rFonts w:ascii="宋体" w:eastAsia="宋体" w:hAnsi="宋体"/>
          </w:rPr>
          <w:t>±5</w:t>
        </w:r>
        <w:r w:rsidR="00692B2C" w:rsidRPr="00794046">
          <w:rPr>
            <w:rFonts w:ascii="Times New Roman" w:eastAsia="宋体" w:hAnsi="Times New Roman" w:cs="Times New Roman"/>
          </w:rPr>
          <w:t> </w:t>
        </w:r>
        <w:r w:rsidR="00692B2C" w:rsidRPr="00794046">
          <w:rPr>
            <w:rFonts w:ascii="宋体" w:eastAsia="宋体" w:hAnsi="宋体"/>
          </w:rPr>
          <w:t>cm 时提醒</w:t>
        </w:r>
        <w:r w:rsidR="00692B2C">
          <w:rPr>
            <w:rFonts w:ascii="宋体" w:eastAsia="宋体" w:hAnsi="宋体" w:hint="eastAsia"/>
          </w:rPr>
          <w:t>）</w:t>
        </w:r>
        <w:r w:rsidR="00692B2C" w:rsidRPr="00CA7C7F">
          <w:rPr>
            <w:rFonts w:ascii="宋体" w:eastAsia="宋体" w:hAnsi="宋体"/>
          </w:rPr>
          <w:t>标准距离下，视标直径约1.5–2</w:t>
        </w:r>
        <w:r w:rsidR="00692B2C" w:rsidRPr="00CA7C7F">
          <w:rPr>
            <w:rFonts w:ascii="Times New Roman" w:eastAsia="宋体" w:hAnsi="Times New Roman" w:cs="Times New Roman"/>
          </w:rPr>
          <w:t> </w:t>
        </w:r>
        <w:r w:rsidR="00692B2C" w:rsidRPr="00CA7C7F">
          <w:rPr>
            <w:rFonts w:ascii="宋体" w:eastAsia="宋体" w:hAnsi="宋体"/>
          </w:rPr>
          <w:t>cm（对应视角2.6–3.5°）。3–5岁儿童可选用较大视标（~3.5°），6–12岁用中等视标（~2.6°）。</w:t>
        </w:r>
      </w:ins>
      <w:ins w:id="164" w:author="Hong Liu" w:date="2026-09-10T09:59:00Z">
        <w:r w:rsidR="00000000">
          <w:rPr>
            <w:rFonts w:ascii="宋体" w:eastAsia="宋体" w:hAnsi="宋体"/>
          </w:rPr>
          <w:t>同时通过动画</w:t>
        </w:r>
      </w:ins>
      <w:ins w:id="165" w:author="Whitree 77" w:date="2026-09-18T23:24:00Z" w16du:dateUtc="2026-09-18T15:24:00Z">
        <w:r w:rsidR="0009506E">
          <w:rPr>
            <w:rFonts w:ascii="宋体" w:eastAsia="宋体" w:hAnsi="宋体" w:hint="eastAsia"/>
          </w:rPr>
          <w:t>（卡通手掌）</w:t>
        </w:r>
      </w:ins>
      <w:ins w:id="166" w:author="Hong Liu" w:date="2026-09-10T09:59:00Z">
        <w:r w:rsidR="00000000">
          <w:rPr>
            <w:rFonts w:ascii="宋体" w:eastAsia="宋体" w:hAnsi="宋体"/>
          </w:rPr>
          <w:t>提示或语音指导受试者与家长配合完成单眼与双眼快速的“遮盖</w:t>
        </w:r>
        <w:r w:rsidR="00000000">
          <w:rPr>
            <w:rFonts w:ascii="宋体" w:eastAsia="宋体" w:hAnsi="宋体"/>
          </w:rPr>
          <w:noBreakHyphen/>
          <w:t>去遮盖”模拟动作（如受试者掌心遮挡屏幕侧方摄像头区域，手机检测摄像头被遮挡的瞬间作为遮盖标记，或采用屏幕局部黑屏模拟“遮盖”一单眼）。</w:t>
        </w:r>
      </w:ins>
      <w:ins w:id="167" w:author="Whitree 77" w:date="2026-09-18T23:25:00Z" w16du:dateUtc="2026-09-18T15:25:00Z">
        <w:r w:rsidR="0009506E" w:rsidRPr="0009506E">
          <w:rPr>
            <w:rFonts w:ascii="宋体" w:eastAsia="宋体" w:hAnsi="宋体" w:hint="eastAsia"/>
          </w:rPr>
          <w:t>完成以下序列：</w:t>
        </w:r>
      </w:ins>
    </w:p>
    <w:p w14:paraId="3A3A4BC4" w14:textId="77777777" w:rsidR="0009506E" w:rsidRPr="0009506E" w:rsidRDefault="0009506E" w:rsidP="0009506E">
      <w:pPr>
        <w:ind w:firstLine="420"/>
        <w:jc w:val="both"/>
        <w:rPr>
          <w:ins w:id="168" w:author="Whitree 77" w:date="2026-09-18T23:25:00Z" w16du:dateUtc="2026-09-18T15:25:00Z"/>
          <w:rFonts w:ascii="宋体" w:eastAsia="宋体" w:hAnsi="宋体" w:hint="eastAsia"/>
        </w:rPr>
      </w:pPr>
      <w:ins w:id="169" w:author="Whitree 77" w:date="2026-09-18T23:25:00Z" w16du:dateUtc="2026-09-18T15:25:00Z">
        <w:r w:rsidRPr="0009506E">
          <w:rPr>
            <w:rFonts w:ascii="宋体" w:eastAsia="宋体" w:hAnsi="宋体" w:hint="eastAsia"/>
          </w:rPr>
          <w:t>遮右眼 2 秒 → 去遮盖、双眼注视 2 秒；</w:t>
        </w:r>
      </w:ins>
    </w:p>
    <w:p w14:paraId="697966E2" w14:textId="77777777" w:rsidR="0009506E" w:rsidRPr="0009506E" w:rsidRDefault="0009506E" w:rsidP="0009506E">
      <w:pPr>
        <w:ind w:firstLine="420"/>
        <w:jc w:val="both"/>
        <w:rPr>
          <w:ins w:id="170" w:author="Whitree 77" w:date="2026-09-18T23:25:00Z" w16du:dateUtc="2026-09-18T15:25:00Z"/>
          <w:rFonts w:ascii="宋体" w:eastAsia="宋体" w:hAnsi="宋体" w:hint="eastAsia"/>
        </w:rPr>
      </w:pPr>
      <w:ins w:id="171" w:author="Whitree 77" w:date="2026-09-18T23:25:00Z" w16du:dateUtc="2026-09-18T15:25:00Z">
        <w:r w:rsidRPr="0009506E">
          <w:rPr>
            <w:rFonts w:ascii="宋体" w:eastAsia="宋体" w:hAnsi="宋体" w:hint="eastAsia"/>
          </w:rPr>
          <w:t>遮左眼 2 秒 → 去遮盖、双眼注视 2 秒；</w:t>
        </w:r>
      </w:ins>
    </w:p>
    <w:p w14:paraId="716CCD48" w14:textId="77777777" w:rsidR="0009506E" w:rsidRPr="0009506E" w:rsidRDefault="0009506E" w:rsidP="0009506E">
      <w:pPr>
        <w:ind w:firstLine="420"/>
        <w:jc w:val="both"/>
        <w:rPr>
          <w:ins w:id="172" w:author="Whitree 77" w:date="2026-09-18T23:25:00Z" w16du:dateUtc="2026-09-18T15:25:00Z"/>
          <w:rFonts w:ascii="宋体" w:eastAsia="宋体" w:hAnsi="宋体" w:hint="eastAsia"/>
        </w:rPr>
      </w:pPr>
      <w:ins w:id="173" w:author="Whitree 77" w:date="2026-09-18T23:25:00Z" w16du:dateUtc="2026-09-18T15:25:00Z">
        <w:r w:rsidRPr="0009506E">
          <w:rPr>
            <w:rFonts w:ascii="宋体" w:eastAsia="宋体" w:hAnsi="宋体" w:hint="eastAsia"/>
          </w:rPr>
          <w:t>交替遮盖：先遮右眼 1 秒 → 移开同时遮左眼 1 秒，反复 2 次。</w:t>
        </w:r>
      </w:ins>
    </w:p>
    <w:p w14:paraId="1A37B143" w14:textId="7BEB2659" w:rsidR="00C26280" w:rsidRPr="00C26280" w:rsidRDefault="0009506E" w:rsidP="00C26280">
      <w:pPr>
        <w:ind w:firstLine="420"/>
        <w:jc w:val="both"/>
        <w:rPr>
          <w:ins w:id="174" w:author="Whitree 77" w:date="2026-09-18T23:29:00Z" w16du:dateUtc="2026-09-18T15:29:00Z"/>
          <w:rFonts w:ascii="宋体" w:eastAsia="宋体" w:hAnsi="宋体" w:hint="eastAsia"/>
        </w:rPr>
      </w:pPr>
      <w:ins w:id="175" w:author="Whitree 77" w:date="2026-09-18T23:25:00Z" w16du:dateUtc="2026-09-18T15:25:00Z">
        <w:r w:rsidRPr="0009506E">
          <w:rPr>
            <w:rFonts w:ascii="宋体" w:eastAsia="宋体" w:hAnsi="宋体" w:hint="eastAsia"/>
          </w:rPr>
          <w:t>总时长约 15–20 秒。</w:t>
        </w:r>
      </w:ins>
      <w:ins w:id="176" w:author="Whitree 77" w:date="2026-09-18T23:24:00Z" w16du:dateUtc="2026-09-18T15:24:00Z">
        <w:r w:rsidR="00836F2F" w:rsidRPr="00836F2F">
          <w:rPr>
            <w:rFonts w:ascii="宋体" w:eastAsia="宋体" w:hAnsi="宋体"/>
          </w:rPr>
          <w:t>测试期间注视点以固定频率均匀闪烁。执行遮盖动作时，使用物理遮盖，注视点仍均匀闪烁。</w:t>
        </w:r>
      </w:ins>
      <w:ins w:id="177" w:author="Hong Liu" w:date="2026-09-10T09:59:00Z">
        <w:r w:rsidR="00000000">
          <w:rPr>
            <w:rFonts w:ascii="宋体" w:eastAsia="宋体" w:hAnsi="宋体"/>
          </w:rPr>
          <w:t>在遮盖解除时，分析被遮盖眼的再注视运动偏移量和速度，以此量化隐斜或间歇性斜视的偏移程度。</w:t>
        </w:r>
      </w:ins>
      <w:ins w:id="178" w:author="Whitree 77" w:date="2026-09-18T23:23:00Z" w16du:dateUtc="2026-09-18T15:23:00Z">
        <w:r w:rsidR="0033347D" w:rsidRPr="0033347D">
          <w:rPr>
            <w:rFonts w:ascii="宋体" w:eastAsia="宋体" w:hAnsi="宋体"/>
          </w:rPr>
          <w:t>遮盖解除后0.5秒内眼位快速复位运动，提取偏移幅度（△）、复位速度（°/s）及残余偏移量</w:t>
        </w:r>
        <w:r w:rsidR="0033347D">
          <w:rPr>
            <w:rFonts w:ascii="宋体" w:eastAsia="宋体" w:hAnsi="宋体" w:hint="eastAsia"/>
          </w:rPr>
          <w:t>。</w:t>
        </w:r>
      </w:ins>
      <w:ins w:id="179" w:author="Hong Liu" w:date="2026-09-10T09:59:00Z">
        <w:r w:rsidR="00000000">
          <w:rPr>
            <w:rFonts w:ascii="宋体" w:eastAsia="宋体" w:hAnsi="宋体"/>
          </w:rPr>
          <w:br/>
        </w:r>
      </w:ins>
      <w:ins w:id="180" w:author="Hong Liu" w:date="2026-09-10T10:02:00Z">
        <w:r w:rsidR="00000000">
          <w:rPr>
            <w:rFonts w:ascii="宋体" w:eastAsia="宋体" w:hAnsi="宋体" w:hint="eastAsia"/>
          </w:rPr>
          <w:t xml:space="preserve">  </w:t>
        </w:r>
      </w:ins>
      <w:ins w:id="181" w:author="Hong Liu" w:date="2026-09-10T09:59:00Z">
        <w:r w:rsidR="00000000">
          <w:rPr>
            <w:rFonts w:ascii="宋体" w:eastAsia="宋体" w:hAnsi="宋体"/>
          </w:rPr>
          <w:t>③ 水平/垂直动态追踪测试：</w:t>
        </w:r>
      </w:ins>
      <w:ins w:id="182" w:author="Hong Liu" w:date="2026-09-17T15:00:00Z">
        <w:r w:rsidR="00061AF2" w:rsidRPr="00061AF2">
          <w:rPr>
            <w:rFonts w:ascii="宋体" w:eastAsia="宋体" w:hAnsi="宋体"/>
          </w:rPr>
          <w:t>屏幕上一亮色小球</w:t>
        </w:r>
      </w:ins>
      <w:ins w:id="183" w:author="Whitree 77" w:date="2026-09-18T23:30:00Z" w16du:dateUtc="2026-09-18T15:30:00Z">
        <w:r w:rsidR="00061C95" w:rsidRPr="00D34197">
          <w:rPr>
            <w:rFonts w:ascii="宋体" w:eastAsia="宋体" w:hAnsi="宋体"/>
            <w:color w:val="EE0000"/>
            <w:highlight w:val="yellow"/>
          </w:rPr>
          <w:t>沿水平、垂直及斜向轨迹缓慢移动</w:t>
        </w:r>
      </w:ins>
      <w:ins w:id="184" w:author="Hong Liu" w:date="2026-09-17T15:00:00Z">
        <w:del w:id="185" w:author="Whitree 77" w:date="2026-09-18T23:30:00Z" w16du:dateUtc="2026-09-18T15:30:00Z">
          <w:r w:rsidR="00061AF2" w:rsidRPr="00061AF2" w:rsidDel="00061C95">
            <w:rPr>
              <w:rFonts w:ascii="宋体" w:eastAsia="宋体" w:hAnsi="宋体" w:hint="eastAsia"/>
              <w:highlight w:val="yellow"/>
              <w:rPrChange w:id="186" w:author="Hong Liu" w:date="2026-09-17T15:00:00Z" w16du:dateUtc="2026-09-17T07:00:00Z">
                <w:rPr>
                  <w:rFonts w:ascii="宋体" w:eastAsia="宋体" w:hAnsi="宋体" w:hint="eastAsia"/>
                </w:rPr>
              </w:rPrChange>
            </w:rPr>
            <w:delText>按</w:delText>
          </w:r>
          <w:r w:rsidR="00061AF2" w:rsidRPr="00061AF2" w:rsidDel="00061C95">
            <w:rPr>
              <w:rFonts w:ascii="宋体" w:eastAsia="宋体" w:hAnsi="宋体" w:hint="eastAsia"/>
              <w:highlight w:val="yellow"/>
              <w:rPrChange w:id="187" w:author="Hong Liu" w:date="2026-09-17T15:00:00Z" w16du:dateUtc="2026-09-17T07:00:00Z">
                <w:rPr>
                  <w:rFonts w:ascii="宋体" w:eastAsia="宋体" w:hAnsi="宋体" w:hint="eastAsia"/>
                </w:rPr>
              </w:rPrChange>
            </w:rPr>
            <w:lastRenderedPageBreak/>
            <w:delText>顺时针方向做圆周运动</w:delText>
          </w:r>
          <w:r w:rsidR="00061AF2" w:rsidRPr="00061AF2" w:rsidDel="00061C95">
            <w:rPr>
              <w:rFonts w:ascii="宋体" w:eastAsia="宋体" w:hAnsi="宋体"/>
            </w:rPr>
            <w:delText>，速度5~10°/s</w:delText>
          </w:r>
        </w:del>
        <w:r w:rsidR="00061AF2" w:rsidRPr="00061AF2">
          <w:rPr>
            <w:rFonts w:ascii="宋体" w:eastAsia="宋体" w:hAnsi="宋体"/>
          </w:rPr>
          <w:t>，</w:t>
        </w:r>
      </w:ins>
      <w:ins w:id="188" w:author="Whitree 77" w:date="2026-09-18T23:28:00Z" w16du:dateUtc="2026-09-18T15:28:00Z">
        <w:r w:rsidR="00C26280">
          <w:rPr>
            <w:rFonts w:ascii="宋体" w:eastAsia="宋体" w:hAnsi="宋体" w:hint="eastAsia"/>
          </w:rPr>
          <w:t>固定运动轨迹：</w:t>
        </w:r>
      </w:ins>
      <w:ins w:id="189" w:author="Whitree 77" w:date="2026-09-18T23:29:00Z" w16du:dateUtc="2026-09-18T15:29:00Z">
        <w:r w:rsidR="00C26280" w:rsidRPr="00C26280">
          <w:rPr>
            <w:rFonts w:ascii="宋体" w:eastAsia="宋体" w:hAnsi="宋体" w:hint="eastAsia"/>
          </w:rPr>
          <w:t>有固定路径，以保证重复性和可比性。依次执行：</w:t>
        </w:r>
      </w:ins>
    </w:p>
    <w:p w14:paraId="65982291" w14:textId="77777777" w:rsidR="00C26280" w:rsidRPr="00C26280" w:rsidRDefault="00C26280" w:rsidP="00C26280">
      <w:pPr>
        <w:ind w:firstLine="420"/>
        <w:jc w:val="both"/>
        <w:rPr>
          <w:ins w:id="190" w:author="Whitree 77" w:date="2026-09-18T23:29:00Z" w16du:dateUtc="2026-09-18T15:29:00Z"/>
          <w:rFonts w:ascii="宋体" w:eastAsia="宋体" w:hAnsi="宋体" w:hint="eastAsia"/>
        </w:rPr>
      </w:pPr>
      <w:ins w:id="191" w:author="Whitree 77" w:date="2026-09-18T23:29:00Z" w16du:dateUtc="2026-09-18T15:29:00Z">
        <w:r w:rsidRPr="00C26280">
          <w:rPr>
            <w:rFonts w:ascii="宋体" w:eastAsia="宋体" w:hAnsi="宋体" w:hint="eastAsia"/>
          </w:rPr>
          <w:t>a.水平正弦运动（幅度 ±10°，周期 4 秒，重复 2 次）；</w:t>
        </w:r>
      </w:ins>
    </w:p>
    <w:p w14:paraId="1872FC9B" w14:textId="77777777" w:rsidR="00C26280" w:rsidRPr="00C26280" w:rsidRDefault="00C26280" w:rsidP="00C26280">
      <w:pPr>
        <w:ind w:firstLine="420"/>
        <w:jc w:val="both"/>
        <w:rPr>
          <w:ins w:id="192" w:author="Whitree 77" w:date="2026-09-18T23:29:00Z" w16du:dateUtc="2026-09-18T15:29:00Z"/>
          <w:rFonts w:ascii="宋体" w:eastAsia="宋体" w:hAnsi="宋体" w:hint="eastAsia"/>
        </w:rPr>
      </w:pPr>
      <w:ins w:id="193" w:author="Whitree 77" w:date="2026-09-18T23:29:00Z" w16du:dateUtc="2026-09-18T15:29:00Z">
        <w:r w:rsidRPr="00C26280">
          <w:rPr>
            <w:rFonts w:ascii="宋体" w:eastAsia="宋体" w:hAnsi="宋体" w:hint="eastAsia"/>
          </w:rPr>
          <w:t>b.垂直正弦运动（幅度 ±10°，周期 4 秒，重复 2 次）；</w:t>
        </w:r>
      </w:ins>
    </w:p>
    <w:p w14:paraId="0E517751" w14:textId="77777777" w:rsidR="00C26280" w:rsidRPr="00C26280" w:rsidRDefault="00C26280" w:rsidP="00C26280">
      <w:pPr>
        <w:ind w:firstLine="420"/>
        <w:jc w:val="both"/>
        <w:rPr>
          <w:ins w:id="194" w:author="Whitree 77" w:date="2026-09-18T23:29:00Z" w16du:dateUtc="2026-09-18T15:29:00Z"/>
          <w:rFonts w:ascii="宋体" w:eastAsia="宋体" w:hAnsi="宋体" w:hint="eastAsia"/>
        </w:rPr>
      </w:pPr>
      <w:ins w:id="195" w:author="Whitree 77" w:date="2026-09-18T23:29:00Z" w16du:dateUtc="2026-09-18T15:29:00Z">
        <w:r w:rsidRPr="00C26280">
          <w:rPr>
            <w:rFonts w:ascii="宋体" w:eastAsia="宋体" w:hAnsi="宋体" w:hint="eastAsia"/>
          </w:rPr>
          <w:t>c.斜向直线往复（45° 方向，幅度 ±10°，周期 3 秒，重复 2 次）。</w:t>
        </w:r>
      </w:ins>
    </w:p>
    <w:p w14:paraId="70E80C81" w14:textId="665B09F5" w:rsidR="00F9461E" w:rsidRDefault="00C26280" w:rsidP="00C26280">
      <w:pPr>
        <w:ind w:firstLine="420"/>
        <w:jc w:val="both"/>
        <w:rPr>
          <w:ins w:id="196" w:author="Whitree 77" w:date="2026-09-18T23:28:00Z" w16du:dateUtc="2026-09-18T15:28:00Z"/>
          <w:rFonts w:ascii="宋体" w:eastAsia="宋体" w:hAnsi="宋体"/>
        </w:rPr>
      </w:pPr>
      <w:ins w:id="197" w:author="Whitree 77" w:date="2026-09-18T23:29:00Z" w16du:dateUtc="2026-09-18T15:29:00Z">
        <w:r w:rsidRPr="00C26280">
          <w:rPr>
            <w:rFonts w:ascii="宋体" w:eastAsia="宋体" w:hAnsi="宋体" w:hint="eastAsia"/>
          </w:rPr>
          <w:t>小球移动速度控制在 5–10°/s。路径在屏幕上对应的像素范围根据距离和分辨率预设，可在测试前用已知偏角进行校准。</w:t>
        </w:r>
      </w:ins>
      <w:ins w:id="198" w:author="Hong Liu" w:date="2026-09-10T09:59:00Z">
        <w:r w:rsidR="00000000">
          <w:rPr>
            <w:rFonts w:ascii="宋体" w:eastAsia="宋体" w:hAnsi="宋体"/>
          </w:rPr>
          <w:t>要求受试者仅用双眼跟随小球移动并尝试保持注视。摄像头同步记录双眼运动轨迹、追随平滑度及双眼位置差异，检测运动协调障碍、注视麻痹或明显的眼位分离。</w:t>
        </w:r>
      </w:ins>
      <w:ins w:id="199" w:author="Whitree 77" w:date="2026-09-18T23:27:00Z" w16du:dateUtc="2026-09-18T15:27:00Z">
        <w:r w:rsidR="00D9787E">
          <w:rPr>
            <w:rFonts w:ascii="宋体" w:eastAsia="宋体" w:hAnsi="宋体" w:hint="eastAsia"/>
          </w:rPr>
          <w:t>双眼对称性指数（BSI）计算式</w:t>
        </w:r>
        <w:r w:rsidR="00F9461E">
          <w:rPr>
            <w:rFonts w:ascii="宋体" w:eastAsia="宋体" w:hAnsi="宋体" w:hint="eastAsia"/>
          </w:rPr>
          <w:t>（初版，可经预实验优化）</w:t>
        </w:r>
        <w:r w:rsidR="00D9787E">
          <w:rPr>
            <w:rFonts w:ascii="宋体" w:eastAsia="宋体" w:hAnsi="宋体" w:hint="eastAsia"/>
          </w:rPr>
          <w:t>：</w:t>
        </w:r>
      </w:ins>
    </w:p>
    <w:p w14:paraId="4996FE6D" w14:textId="14829703" w:rsidR="00F9461E" w:rsidRPr="00F9461E" w:rsidRDefault="00F9461E" w:rsidP="00F9461E">
      <w:pPr>
        <w:ind w:firstLine="420"/>
        <w:jc w:val="both"/>
        <w:rPr>
          <w:ins w:id="200" w:author="Whitree 77" w:date="2026-09-18T23:28:00Z" w16du:dateUtc="2026-09-18T15:28:00Z"/>
          <w:rFonts w:ascii="宋体" w:eastAsia="宋体" w:hAnsi="宋体"/>
        </w:rPr>
      </w:pPr>
      <w:ins w:id="201" w:author="Whitree 77" w:date="2026-09-18T23:28:00Z" w16du:dateUtc="2026-09-18T15:28:00Z">
        <w:r w:rsidRPr="00F9461E">
          <w:rPr>
            <w:rFonts w:ascii="宋体" w:eastAsia="宋体" w:hAnsi="宋体"/>
          </w:rPr>
          <w:t xml:space="preserve">BSI = 0.5 × r_h + 0.3 × r_v + 0.2 × (1 </w:t>
        </w:r>
        <w:r w:rsidRPr="00F9461E">
          <w:rPr>
            <w:rFonts w:ascii="Cambria Math" w:eastAsia="宋体" w:hAnsi="Cambria Math" w:cs="Cambria Math"/>
          </w:rPr>
          <w:t>−</w:t>
        </w:r>
        <w:r w:rsidRPr="00F9461E">
          <w:rPr>
            <w:rFonts w:ascii="宋体" w:eastAsia="宋体" w:hAnsi="宋体"/>
          </w:rPr>
          <w:t xml:space="preserve"> d_norm)，其中：</w:t>
        </w:r>
      </w:ins>
    </w:p>
    <w:p w14:paraId="40AB7417" w14:textId="77777777" w:rsidR="00F9461E" w:rsidRPr="00F9461E" w:rsidRDefault="00F9461E" w:rsidP="00F9461E">
      <w:pPr>
        <w:ind w:firstLine="420"/>
        <w:jc w:val="both"/>
        <w:rPr>
          <w:ins w:id="202" w:author="Whitree 77" w:date="2026-09-18T23:28:00Z" w16du:dateUtc="2026-09-18T15:28:00Z"/>
          <w:rFonts w:ascii="宋体" w:eastAsia="宋体" w:hAnsi="宋体" w:hint="eastAsia"/>
        </w:rPr>
      </w:pPr>
      <w:ins w:id="203" w:author="Whitree 77" w:date="2026-09-18T23:28:00Z" w16du:dateUtc="2026-09-18T15:28:00Z">
        <w:r w:rsidRPr="00F9461E">
          <w:rPr>
            <w:rFonts w:ascii="宋体" w:eastAsia="宋体" w:hAnsi="宋体" w:hint="eastAsia"/>
          </w:rPr>
          <w:t>r_h：双眼水平速度时间序列的 Pearson 相关系数；</w:t>
        </w:r>
      </w:ins>
    </w:p>
    <w:p w14:paraId="0C915DB1" w14:textId="77777777" w:rsidR="00F9461E" w:rsidRPr="00F9461E" w:rsidRDefault="00F9461E" w:rsidP="00F9461E">
      <w:pPr>
        <w:ind w:firstLine="420"/>
        <w:jc w:val="both"/>
        <w:rPr>
          <w:ins w:id="204" w:author="Whitree 77" w:date="2026-09-18T23:28:00Z" w16du:dateUtc="2026-09-18T15:28:00Z"/>
          <w:rFonts w:ascii="宋体" w:eastAsia="宋体" w:hAnsi="宋体" w:hint="eastAsia"/>
        </w:rPr>
      </w:pPr>
      <w:ins w:id="205" w:author="Whitree 77" w:date="2026-09-18T23:28:00Z" w16du:dateUtc="2026-09-18T15:28:00Z">
        <w:r w:rsidRPr="00F9461E">
          <w:rPr>
            <w:rFonts w:ascii="宋体" w:eastAsia="宋体" w:hAnsi="宋体" w:hint="eastAsia"/>
          </w:rPr>
          <w:t>r_v：双眼垂直速度时间序列的 Pearson 相关系数；</w:t>
        </w:r>
      </w:ins>
    </w:p>
    <w:p w14:paraId="3FC3FFC8" w14:textId="77777777" w:rsidR="00F9461E" w:rsidRPr="00F9461E" w:rsidRDefault="00F9461E" w:rsidP="00F9461E">
      <w:pPr>
        <w:ind w:firstLine="420"/>
        <w:jc w:val="both"/>
        <w:rPr>
          <w:ins w:id="206" w:author="Whitree 77" w:date="2026-09-18T23:28:00Z" w16du:dateUtc="2026-09-18T15:28:00Z"/>
          <w:rFonts w:ascii="宋体" w:eastAsia="宋体" w:hAnsi="宋体" w:hint="eastAsia"/>
        </w:rPr>
      </w:pPr>
      <w:ins w:id="207" w:author="Whitree 77" w:date="2026-09-18T23:28:00Z" w16du:dateUtc="2026-09-18T15:28:00Z">
        <w:r w:rsidRPr="00F9461E">
          <w:rPr>
            <w:rFonts w:ascii="宋体" w:eastAsia="宋体" w:hAnsi="宋体" w:hint="eastAsia"/>
          </w:rPr>
          <w:t>d_norm：归一化双眼位置差（每帧双眼视轴在屏幕投影点距离的均方根值，除以最大可能距离，归一化至 [0,1]）。</w:t>
        </w:r>
      </w:ins>
    </w:p>
    <w:p w14:paraId="25790742" w14:textId="77777777" w:rsidR="005E484B" w:rsidRDefault="00F9461E" w:rsidP="00F9461E">
      <w:pPr>
        <w:ind w:firstLine="420"/>
        <w:jc w:val="both"/>
        <w:rPr>
          <w:ins w:id="208" w:author="Whitree 77" w:date="2026-09-18T23:28:00Z" w16du:dateUtc="2026-09-18T15:28:00Z"/>
          <w:rFonts w:ascii="宋体" w:eastAsia="宋体" w:hAnsi="宋体"/>
        </w:rPr>
      </w:pPr>
      <w:ins w:id="209" w:author="Whitree 77" w:date="2026-09-18T23:28:00Z" w16du:dateUtc="2026-09-18T15:28:00Z">
        <w:r w:rsidRPr="00F9461E">
          <w:rPr>
            <w:rFonts w:ascii="宋体" w:eastAsia="宋体" w:hAnsi="宋体" w:hint="eastAsia"/>
          </w:rPr>
          <w:t>BSI 值域 [0,1]，越接近 1 对称性越好。</w:t>
        </w:r>
      </w:ins>
    </w:p>
    <w:p w14:paraId="0FC1B38A" w14:textId="126A88D1" w:rsidR="00323F7F" w:rsidRDefault="005E484B" w:rsidP="00F9461E">
      <w:pPr>
        <w:ind w:firstLine="420"/>
        <w:jc w:val="both"/>
        <w:rPr>
          <w:ins w:id="210" w:author="Hong Liu" w:date="2026-09-10T09:59:00Z"/>
          <w:rFonts w:ascii="宋体" w:eastAsia="宋体" w:hAnsi="宋体" w:hint="eastAsia"/>
        </w:rPr>
      </w:pPr>
      <w:ins w:id="211" w:author="Whitree 77" w:date="2026-09-18T23:28:00Z" w16du:dateUtc="2026-09-18T15:28:00Z">
        <w:r w:rsidRPr="005E484B">
          <w:rPr>
            <w:rFonts w:ascii="宋体" w:eastAsia="宋体" w:hAnsi="宋体"/>
          </w:rPr>
          <w:t>判定标准：基于 ≥500 例正常儿童数据建立年龄别常模，初步采用 BSI &lt; 0.7 为“可疑协调障碍”，BSI &lt; 0.5 为“明显异常”，或取同年龄组第5百分位为异常界值。最终阈值以临床金标准（同视机融合范围、立体视锐度）为参照进行 ROC 优化。</w:t>
        </w:r>
      </w:ins>
      <w:ins w:id="212" w:author="Hong Liu" w:date="2026-09-10T09:59:00Z">
        <w:r w:rsidR="00000000">
          <w:rPr>
            <w:rFonts w:ascii="宋体" w:eastAsia="宋体" w:hAnsi="宋体"/>
          </w:rPr>
          <w:br/>
        </w:r>
      </w:ins>
      <w:ins w:id="213" w:author="Hong Liu" w:date="2026-09-10T10:04:00Z">
        <w:r w:rsidR="00000000">
          <w:rPr>
            <w:rFonts w:ascii="宋体" w:eastAsia="宋体" w:hAnsi="宋体" w:hint="eastAsia"/>
          </w:rPr>
          <w:t xml:space="preserve"> </w:t>
        </w:r>
        <w:r w:rsidR="00000000" w:rsidRPr="00793037">
          <w:rPr>
            <w:rFonts w:ascii="宋体" w:eastAsia="宋体" w:hAnsi="宋体" w:hint="eastAsia"/>
            <w:strike/>
            <w:rPrChange w:id="214" w:author="Hong Liu" w:date="2026-09-17T14:52:00Z" w16du:dateUtc="2026-09-17T06:52:00Z">
              <w:rPr>
                <w:rFonts w:ascii="宋体" w:eastAsia="宋体" w:hAnsi="宋体" w:hint="eastAsia"/>
              </w:rPr>
            </w:rPrChange>
          </w:rPr>
          <w:t xml:space="preserve"> </w:t>
        </w:r>
      </w:ins>
      <w:commentRangeStart w:id="215"/>
      <w:ins w:id="216" w:author="Hong Liu" w:date="2026-09-10T09:59:00Z">
        <w:r w:rsidR="00000000" w:rsidRPr="00793037">
          <w:rPr>
            <w:rFonts w:ascii="宋体" w:eastAsia="宋体" w:hAnsi="宋体" w:hint="eastAsia"/>
            <w:strike/>
            <w:rPrChange w:id="217" w:author="Hong Liu" w:date="2026-09-17T14:52:00Z" w16du:dateUtc="2026-09-17T06:52:00Z">
              <w:rPr>
                <w:rFonts w:ascii="宋体" w:eastAsia="宋体" w:hAnsi="宋体" w:hint="eastAsia"/>
              </w:rPr>
            </w:rPrChange>
          </w:rPr>
          <w:t>④ 远</w:t>
        </w:r>
        <w:r w:rsidR="00000000" w:rsidRPr="00793037">
          <w:rPr>
            <w:rFonts w:ascii="宋体" w:eastAsia="宋体" w:hAnsi="宋体" w:hint="eastAsia"/>
            <w:strike/>
            <w:rPrChange w:id="218" w:author="Hong Liu" w:date="2026-09-17T14:52:00Z" w16du:dateUtc="2026-09-17T06:52:00Z">
              <w:rPr>
                <w:rFonts w:ascii="宋体" w:eastAsia="宋体" w:hAnsi="宋体" w:hint="eastAsia"/>
              </w:rPr>
            </w:rPrChange>
          </w:rPr>
          <w:noBreakHyphen/>
          <w:t>近注视切换测试：屏幕交替呈现近距（约33 cm对应视标）与远距（约2 m等效视标，通过缩小视标大小模拟）的注视目标，记录切换过程中双眼集合与分开的动态响应，评估集合不足或过度发散等双眼协调问题。</w:t>
        </w:r>
        <w:r w:rsidR="00000000" w:rsidRPr="00793037">
          <w:rPr>
            <w:rFonts w:ascii="宋体" w:eastAsia="宋体" w:hAnsi="宋体" w:hint="eastAsia"/>
            <w:strike/>
            <w:rPrChange w:id="219" w:author="Hong Liu" w:date="2026-09-17T14:52:00Z" w16du:dateUtc="2026-09-17T06:52:00Z">
              <w:rPr>
                <w:rFonts w:ascii="宋体" w:eastAsia="宋体" w:hAnsi="宋体" w:hint="eastAsia"/>
              </w:rPr>
            </w:rPrChange>
          </w:rPr>
          <w:br/>
        </w:r>
      </w:ins>
      <w:commentRangeEnd w:id="215"/>
      <w:r w:rsidR="0009506E">
        <w:rPr>
          <w:rStyle w:val="af2"/>
          <w:rFonts w:ascii="宋体" w:eastAsia="宋体" w:hAnsi="宋体" w:hint="eastAsia"/>
          <w:sz w:val="22"/>
          <w:szCs w:val="24"/>
        </w:rPr>
        <w:commentReference w:id="215"/>
      </w:r>
      <w:ins w:id="220" w:author="Hong Liu" w:date="2026-09-10T10:02:00Z">
        <w:r w:rsidR="00000000">
          <w:rPr>
            <w:rFonts w:ascii="宋体" w:eastAsia="宋体" w:hAnsi="宋体" w:hint="eastAsia"/>
          </w:rPr>
          <w:t xml:space="preserve">  </w:t>
        </w:r>
      </w:ins>
      <w:ins w:id="221" w:author="Hong Liu" w:date="2026-09-10T09:59:00Z">
        <w:r w:rsidR="00000000">
          <w:rPr>
            <w:rFonts w:ascii="宋体" w:eastAsia="宋体" w:hAnsi="宋体"/>
          </w:rPr>
          <w:t>每一任务均预设年龄适应的视标大小、颜色和动画速度，测试前录制头部姿态校准视频，并记录基础视力、屈光状态、注视距离及环境光照，作为后续参数校正的协变量。</w:t>
        </w:r>
      </w:ins>
    </w:p>
    <w:p w14:paraId="1511780C" w14:textId="77777777" w:rsidR="00323F7F" w:rsidRDefault="00000000">
      <w:pPr>
        <w:ind w:firstLine="420"/>
        <w:jc w:val="both"/>
        <w:rPr>
          <w:ins w:id="222" w:author="Hong Liu" w:date="2026-09-10T09:59:00Z"/>
          <w:rFonts w:ascii="宋体" w:eastAsia="宋体" w:hAnsi="宋体" w:hint="eastAsia"/>
        </w:rPr>
      </w:pPr>
      <w:ins w:id="223" w:author="Hong Liu" w:date="2026-09-10T09:59:00Z">
        <w:r>
          <w:rPr>
            <w:rFonts w:ascii="宋体" w:eastAsia="宋体" w:hAnsi="宋体"/>
            <w:b/>
            <w:bCs/>
          </w:rPr>
          <w:t>（2）基于深度学习的眼部特征实时定位与生物标志物提取</w:t>
        </w:r>
        <w:r>
          <w:rPr>
            <w:rFonts w:ascii="宋体" w:eastAsia="宋体" w:hAnsi="宋体"/>
          </w:rPr>
          <w:br/>
          <w:t>采用轻量化视觉特征提取模型对摄像头视频流进行逐帧分析，实现以下关键处理：</w:t>
        </w:r>
      </w:ins>
    </w:p>
    <w:p w14:paraId="5A371FB4" w14:textId="77777777" w:rsidR="00323F7F" w:rsidRPr="00793037" w:rsidRDefault="00000000">
      <w:pPr>
        <w:ind w:firstLine="420"/>
        <w:jc w:val="both"/>
        <w:rPr>
          <w:ins w:id="224" w:author="Hong Liu" w:date="2026-09-10T09:59:00Z"/>
          <w:rFonts w:ascii="宋体" w:eastAsia="宋体" w:hAnsi="宋体" w:hint="eastAsia"/>
          <w:strike/>
          <w:rPrChange w:id="225" w:author="Hong Liu" w:date="2026-09-17T14:50:00Z" w16du:dateUtc="2026-09-17T06:50:00Z">
            <w:rPr>
              <w:ins w:id="226" w:author="Hong Liu" w:date="2026-09-10T09:59:00Z"/>
              <w:rFonts w:ascii="宋体" w:eastAsia="宋体" w:hAnsi="宋体" w:hint="eastAsia"/>
            </w:rPr>
          </w:rPrChange>
        </w:rPr>
      </w:pPr>
      <w:ins w:id="227" w:author="Hong Liu" w:date="2026-09-10T09:59:00Z">
        <w:r>
          <w:rPr>
            <w:rFonts w:ascii="宋体" w:eastAsia="宋体" w:hAnsi="宋体"/>
          </w:rPr>
          <w:t>① 双眼区域检测与关键点定位：使用人脸</w:t>
        </w:r>
        <w:r>
          <w:rPr>
            <w:rFonts w:ascii="宋体" w:eastAsia="宋体" w:hAnsi="宋体"/>
          </w:rPr>
          <w:noBreakHyphen/>
          <w:t>眼睛landmark检测器分割双眼区域，在此基础上定位瞳孔中心、角膜反光点（第1 Purkinje像）及内眦/外眦参考点。采用数据增强（翻转、缩放、亮度扰动）和合成样本训练，以应对不同肤色、光照和眼部大小差异。</w:t>
        </w:r>
        <w:r>
          <w:rPr>
            <w:rFonts w:ascii="宋体" w:eastAsia="宋体" w:hAnsi="宋体"/>
          </w:rPr>
          <w:br/>
        </w:r>
      </w:ins>
      <w:ins w:id="228" w:author="Hong Liu" w:date="2026-09-10T10:05:00Z">
        <w:r>
          <w:rPr>
            <w:rFonts w:ascii="宋体" w:eastAsia="宋体" w:hAnsi="宋体" w:hint="eastAsia"/>
          </w:rPr>
          <w:t xml:space="preserve">  </w:t>
        </w:r>
      </w:ins>
      <w:ins w:id="229" w:author="Hong Liu" w:date="2026-09-10T09:59:00Z">
        <w:r>
          <w:rPr>
            <w:rFonts w:ascii="宋体" w:eastAsia="宋体" w:hAnsi="宋体"/>
          </w:rPr>
          <w:t>② 眼位偏斜向量计算：计算每帧双眼瞳孔</w:t>
        </w:r>
        <w:r>
          <w:rPr>
            <w:rFonts w:ascii="宋体" w:eastAsia="宋体" w:hAnsi="宋体"/>
          </w:rPr>
          <w:noBreakHyphen/>
          <w:t>角膜反光点向量的差值，提取水平偏斜量（H</w:t>
        </w:r>
        <w:r>
          <w:rPr>
            <w:rFonts w:ascii="宋体" w:eastAsia="宋体" w:hAnsi="宋体"/>
          </w:rPr>
          <w:noBreakHyphen/>
          <w:t>DE,单位像素）和垂直偏斜量（V</w:t>
        </w:r>
        <w:r>
          <w:rPr>
            <w:rFonts w:ascii="宋体" w:eastAsia="宋体" w:hAnsi="宋体"/>
          </w:rPr>
          <w:noBreakHyphen/>
          <w:t>DE），经距离和相机内参标定后转换为近似棱镜度（△）。对注视稳定性任务，取3秒内连续有效帧的偏斜量均值及标准差，判定显性斜视风险。</w:t>
        </w:r>
        <w:r>
          <w:rPr>
            <w:rFonts w:ascii="宋体" w:eastAsia="宋体" w:hAnsi="宋体"/>
          </w:rPr>
          <w:br/>
        </w:r>
      </w:ins>
      <w:ins w:id="230" w:author="Hong Liu" w:date="2026-09-10T10:07:00Z">
        <w:r>
          <w:rPr>
            <w:rFonts w:ascii="宋体" w:eastAsia="宋体" w:hAnsi="宋体" w:hint="eastAsia"/>
          </w:rPr>
          <w:lastRenderedPageBreak/>
          <w:t xml:space="preserve">  </w:t>
        </w:r>
      </w:ins>
      <w:ins w:id="231" w:author="Hong Liu" w:date="2026-09-10T09:59:00Z">
        <w:r>
          <w:rPr>
            <w:rFonts w:ascii="宋体" w:eastAsia="宋体" w:hAnsi="宋体"/>
          </w:rPr>
          <w:t>③ 再注视运动事件检测：在交替遮盖任务中，利用光流和帧间差异检测遮盖解除后0.5秒内的眼位快速复位运动，提取偏移幅度（△）、复位速度（°/s）及残余偏移量，依据受试者正常对照数据建立的阈值判断隐斜性质。</w:t>
        </w:r>
        <w:r>
          <w:rPr>
            <w:rFonts w:ascii="宋体" w:eastAsia="宋体" w:hAnsi="宋体"/>
          </w:rPr>
          <w:br/>
        </w:r>
      </w:ins>
      <w:ins w:id="232" w:author="Hong Liu" w:date="2026-09-10T10:07:00Z">
        <w:r>
          <w:rPr>
            <w:rFonts w:ascii="宋体" w:eastAsia="宋体" w:hAnsi="宋体" w:hint="eastAsia"/>
          </w:rPr>
          <w:t xml:space="preserve">  </w:t>
        </w:r>
      </w:ins>
      <w:ins w:id="233" w:author="Hong Liu" w:date="2026-09-10T09:59:00Z">
        <w:r>
          <w:rPr>
            <w:rFonts w:ascii="宋体" w:eastAsia="宋体" w:hAnsi="宋体"/>
          </w:rPr>
          <w:t>④ 追随运动协调性指标：在动态追踪任务中，计算双眼运动方向的一致性、主序眼与偏斜眼的平均位置差及轨迹交叉相关性，定义双眼对称性指数（BSI），BSI显著低于正常范围提示双眼协调障碍。</w:t>
        </w:r>
        <w:r>
          <w:rPr>
            <w:rFonts w:ascii="宋体" w:eastAsia="宋体" w:hAnsi="宋体"/>
          </w:rPr>
          <w:br/>
        </w:r>
      </w:ins>
      <w:ins w:id="234" w:author="Hong Liu" w:date="2026-09-10T10:08:00Z">
        <w:r>
          <w:rPr>
            <w:rFonts w:ascii="宋体" w:eastAsia="宋体" w:hAnsi="宋体" w:hint="eastAsia"/>
          </w:rPr>
          <w:t xml:space="preserve">  </w:t>
        </w:r>
      </w:ins>
      <w:commentRangeStart w:id="235"/>
      <w:ins w:id="236" w:author="Hong Liu" w:date="2026-09-10T09:59:00Z">
        <w:r w:rsidRPr="00793037">
          <w:rPr>
            <w:rFonts w:ascii="宋体" w:eastAsia="宋体" w:hAnsi="宋体" w:hint="eastAsia"/>
            <w:strike/>
            <w:rPrChange w:id="237" w:author="Hong Liu" w:date="2026-09-17T14:50:00Z" w16du:dateUtc="2026-09-17T06:50:00Z">
              <w:rPr>
                <w:rFonts w:ascii="宋体" w:eastAsia="宋体" w:hAnsi="宋体" w:hint="eastAsia"/>
              </w:rPr>
            </w:rPrChange>
          </w:rPr>
          <w:t>⑤ 远</w:t>
        </w:r>
        <w:r w:rsidRPr="00793037">
          <w:rPr>
            <w:rFonts w:ascii="宋体" w:eastAsia="宋体" w:hAnsi="宋体" w:hint="eastAsia"/>
            <w:strike/>
            <w:rPrChange w:id="238" w:author="Hong Liu" w:date="2026-09-17T14:50:00Z" w16du:dateUtc="2026-09-17T06:50:00Z">
              <w:rPr>
                <w:rFonts w:ascii="宋体" w:eastAsia="宋体" w:hAnsi="宋体" w:hint="eastAsia"/>
              </w:rPr>
            </w:rPrChange>
          </w:rPr>
          <w:noBreakHyphen/>
          <w:t>近切换时间与集合幅度：分析切换注视距离后双眼视轴角度的变化速率和最终稳定位置，计算集合反应时间和集合偏移量，筛查集合不足或过度发散。</w:t>
        </w:r>
        <w:r w:rsidRPr="00793037">
          <w:rPr>
            <w:rFonts w:ascii="宋体" w:eastAsia="宋体" w:hAnsi="宋体" w:hint="eastAsia"/>
            <w:strike/>
            <w:rPrChange w:id="239" w:author="Hong Liu" w:date="2026-09-17T14:50:00Z" w16du:dateUtc="2026-09-17T06:50:00Z">
              <w:rPr>
                <w:rFonts w:ascii="宋体" w:eastAsia="宋体" w:hAnsi="宋体" w:hint="eastAsia"/>
              </w:rPr>
            </w:rPrChange>
          </w:rPr>
          <w:br/>
        </w:r>
      </w:ins>
      <w:ins w:id="240" w:author="Hong Liu" w:date="2026-09-10T10:08:00Z">
        <w:r w:rsidRPr="00793037">
          <w:rPr>
            <w:rFonts w:ascii="宋体" w:eastAsia="宋体" w:hAnsi="宋体" w:hint="eastAsia"/>
            <w:strike/>
            <w:rPrChange w:id="241" w:author="Hong Liu" w:date="2026-09-17T14:50:00Z" w16du:dateUtc="2026-09-17T06:50:00Z">
              <w:rPr>
                <w:rFonts w:ascii="宋体" w:eastAsia="宋体" w:hAnsi="宋体" w:hint="eastAsia"/>
              </w:rPr>
            </w:rPrChange>
          </w:rPr>
          <w:t xml:space="preserve">  </w:t>
        </w:r>
      </w:ins>
      <w:ins w:id="242" w:author="Hong Liu" w:date="2026-09-10T09:59:00Z">
        <w:r w:rsidRPr="00793037">
          <w:rPr>
            <w:rFonts w:ascii="宋体" w:eastAsia="宋体" w:hAnsi="宋体" w:hint="eastAsia"/>
            <w:strike/>
            <w:rPrChange w:id="243" w:author="Hong Liu" w:date="2026-09-17T14:50:00Z" w16du:dateUtc="2026-09-17T06:50:00Z">
              <w:rPr>
                <w:rFonts w:ascii="宋体" w:eastAsia="宋体" w:hAnsi="宋体" w:hint="eastAsia"/>
              </w:rPr>
            </w:rPrChange>
          </w:rPr>
          <w:t>所有特征提取均内嵌质量评估模块（如头部偏转角过大、瞳孔模糊时自动丢弃），并输出帧级置信度，最终聚合为测试级的斜视风险生物标志向量。</w:t>
        </w:r>
      </w:ins>
      <w:commentRangeEnd w:id="235"/>
      <w:r w:rsidR="00793037" w:rsidRPr="00793037">
        <w:rPr>
          <w:rStyle w:val="af2"/>
          <w:rFonts w:ascii="宋体" w:eastAsia="宋体" w:hAnsi="宋体" w:hint="eastAsia"/>
          <w:strike/>
          <w:sz w:val="22"/>
          <w:szCs w:val="24"/>
          <w:rPrChange w:id="244" w:author="Hong Liu" w:date="2026-09-17T14:50:00Z" w16du:dateUtc="2026-09-17T06:50:00Z">
            <w:rPr>
              <w:rStyle w:val="af2"/>
              <w:rFonts w:ascii="宋体" w:eastAsia="宋体" w:hAnsi="宋体" w:hint="eastAsia"/>
              <w:sz w:val="22"/>
              <w:szCs w:val="24"/>
            </w:rPr>
          </w:rPrChange>
        </w:rPr>
        <w:commentReference w:id="235"/>
      </w:r>
    </w:p>
    <w:p w14:paraId="0FC810D7" w14:textId="01397880" w:rsidR="00323F7F" w:rsidRDefault="00000000">
      <w:pPr>
        <w:ind w:firstLine="420"/>
        <w:jc w:val="both"/>
        <w:rPr>
          <w:ins w:id="245" w:author="Hong Liu" w:date="2026-09-10T09:59:00Z"/>
          <w:rFonts w:ascii="宋体" w:eastAsia="宋体" w:hAnsi="宋体" w:hint="eastAsia"/>
        </w:rPr>
      </w:pPr>
      <w:ins w:id="246" w:author="Hong Liu" w:date="2026-09-10T09:59:00Z">
        <w:r>
          <w:rPr>
            <w:rFonts w:ascii="宋体" w:eastAsia="宋体" w:hAnsi="宋体"/>
            <w:b/>
            <w:bCs/>
          </w:rPr>
          <w:t>（3）多指标融合的斜视风险分层模型与可解释性输出</w:t>
        </w:r>
        <w:r>
          <w:rPr>
            <w:rFonts w:ascii="宋体" w:eastAsia="宋体" w:hAnsi="宋体"/>
          </w:rPr>
          <w:br/>
          <w:t>将各任务提取的眼位偏斜量、再注视偏移幅度、双眼对称性指数</w:t>
        </w:r>
        <w:commentRangeStart w:id="247"/>
        <w:del w:id="248" w:author="Whitree 77" w:date="2026-09-18T23:31:00Z" w16du:dateUtc="2026-09-18T15:31:00Z">
          <w:r w:rsidDel="00007213">
            <w:rPr>
              <w:rFonts w:ascii="宋体" w:eastAsia="宋体" w:hAnsi="宋体"/>
            </w:rPr>
            <w:delText>、集合反应时间</w:delText>
          </w:r>
        </w:del>
      </w:ins>
      <w:commentRangeEnd w:id="247"/>
      <w:r w:rsidR="00025661">
        <w:rPr>
          <w:rStyle w:val="af2"/>
          <w:rFonts w:ascii="宋体" w:eastAsia="宋体" w:hAnsi="宋体"/>
          <w:sz w:val="22"/>
          <w:szCs w:val="24"/>
        </w:rPr>
        <w:commentReference w:id="247"/>
      </w:r>
      <w:ins w:id="249" w:author="Hong Liu" w:date="2026-09-10T09:59:00Z">
        <w:r>
          <w:rPr>
            <w:rFonts w:ascii="宋体" w:eastAsia="宋体" w:hAnsi="宋体"/>
          </w:rPr>
          <w:t>等标志物，结合年龄、基础屈光状态和测试环境变量，输入基于梯度提升树（LightGBM/CatBoost）或小样本兼容的贝叶斯层次模型，输出斜视风险概率及三级分层标签。模型训练以临床三棱镜交替遮盖试验斜视度、同视机融合范围及立体视锐度作为叠加标签，并按循证方案设置风险阈值：例如，注视偏差持续≥10△（水平）或5△（垂直）判为高度疑似斜视；遮盖试验诱发再注视偏移≥6△判为可疑阳性；其余为未见异常。</w:t>
        </w:r>
      </w:ins>
    </w:p>
    <w:p w14:paraId="093AB06C" w14:textId="77777777" w:rsidR="00323F7F" w:rsidRDefault="00000000">
      <w:pPr>
        <w:ind w:firstLine="420"/>
        <w:jc w:val="both"/>
        <w:rPr>
          <w:ins w:id="250" w:author="Hong Liu" w:date="2026-09-10T09:59:00Z"/>
          <w:rFonts w:ascii="宋体" w:eastAsia="宋体" w:hAnsi="宋体" w:hint="eastAsia"/>
        </w:rPr>
      </w:pPr>
      <w:ins w:id="251" w:author="Hong Liu" w:date="2026-09-10T09:59:00Z">
        <w:r>
          <w:rPr>
            <w:rFonts w:ascii="宋体" w:eastAsia="宋体" w:hAnsi="宋体"/>
          </w:rPr>
          <w:t>同时，利用事后解释技术（SHAP或LIME）输出各特征的风险贡献度，生成通俗报告：“双眼追踪时右眼多次偏向外侧，水平偏移平均12△，建议进一步斜视专科检查”。当视频质量不足、关键帧缺失或受试者配合度低时，模型自动输出“测试质量不佳，请重新测试”或“结果不确定”的拒判提示。通过医学大语言模型整合儿童年龄、风险等级及关键异常特征，生成包含就诊建议和家庭观察要点的结构化报告。</w:t>
        </w:r>
      </w:ins>
    </w:p>
    <w:p w14:paraId="2B8EC812" w14:textId="77777777" w:rsidR="00323F7F" w:rsidRDefault="00000000">
      <w:pPr>
        <w:ind w:firstLine="420"/>
        <w:jc w:val="both"/>
        <w:rPr>
          <w:ins w:id="252" w:author="Hong Liu" w:date="2026-09-10T10:14:00Z"/>
          <w:rFonts w:ascii="宋体" w:eastAsia="宋体" w:hAnsi="宋体" w:hint="eastAsia"/>
        </w:rPr>
      </w:pPr>
      <w:ins w:id="253" w:author="Hong Liu" w:date="2026-09-10T09:59:00Z">
        <w:r>
          <w:rPr>
            <w:rFonts w:ascii="宋体" w:eastAsia="宋体" w:hAnsi="宋体"/>
            <w:b/>
            <w:bCs/>
          </w:rPr>
          <w:t>（4）临床对照验证与儿童眼位纵向管理</w:t>
        </w:r>
      </w:ins>
    </w:p>
    <w:p w14:paraId="1F9E3428" w14:textId="77777777" w:rsidR="00323F7F" w:rsidRDefault="00000000">
      <w:pPr>
        <w:ind w:firstLine="420"/>
        <w:jc w:val="both"/>
        <w:rPr>
          <w:ins w:id="254" w:author="Hong Liu" w:date="2026-09-10T10:14:00Z"/>
          <w:rFonts w:ascii="宋体" w:eastAsia="宋体" w:hAnsi="宋体" w:hint="eastAsia"/>
        </w:rPr>
      </w:pPr>
      <w:ins w:id="255" w:author="Hong Liu" w:date="2026-09-10T10:14:00Z">
        <w:r>
          <w:rPr>
            <w:rFonts w:ascii="宋体" w:eastAsia="宋体" w:hAnsi="宋体"/>
          </w:rPr>
          <w:t>进行横断面诊断验证研究，计划纳入≥500例3</w:t>
        </w:r>
        <w:r>
          <w:rPr>
            <w:rFonts w:ascii="宋体" w:eastAsia="宋体" w:hAnsi="宋体"/>
          </w:rPr>
          <w:noBreakHyphen/>
          <w:t>12岁受试者，包括经眼科确诊的正位儿童（对照组）和各类斜视患儿（隐斜视、间歇性外斜视、调节性内斜视及恒定性斜视），排除合并显著弱视、高度屈光不正或眼部手术史的儿童。所有受试者在标准化光照和屈光矫正条件下，于同一次访视中先后完成手机端斜视筛查全套任务和临床金标准检查（遮盖</w:t>
        </w:r>
        <w:r>
          <w:rPr>
            <w:rFonts w:ascii="宋体" w:eastAsia="宋体" w:hAnsi="宋体"/>
          </w:rPr>
          <w:noBreakHyphen/>
          <w:t>去遮盖试验、三棱镜交替遮盖、同视机融合范围、Titmus立体图），部分受试者额外进行眼球运动录像及同视机九方位斜视度测量，作为细粒度参考。以临床诊断结果为金标准，计算手机筛查检出各类斜视的敏感度、特异度、阳性预测值、阴性预测值及ROC曲线下面积；同时将手机输出的眼位偏斜量、再注视偏移等连续参数与三棱镜交替遮盖试验斜视度进行相关分析和一致性评价（Pearson/Spearman相关系数、Bland</w:t>
        </w:r>
        <w:r>
          <w:rPr>
            <w:rFonts w:ascii="宋体" w:eastAsia="宋体" w:hAnsi="宋体"/>
          </w:rPr>
          <w:noBreakHyphen/>
          <w:t>Altman一致性界限）。</w:t>
        </w:r>
      </w:ins>
    </w:p>
    <w:p w14:paraId="13439F4D" w14:textId="77777777" w:rsidR="00323F7F" w:rsidRDefault="00000000">
      <w:pPr>
        <w:ind w:firstLine="420"/>
        <w:jc w:val="both"/>
        <w:rPr>
          <w:ins w:id="256" w:author="Hong Liu" w:date="2026-09-10T09:59:00Z"/>
          <w:rFonts w:ascii="宋体" w:eastAsia="宋体" w:hAnsi="宋体" w:hint="eastAsia"/>
        </w:rPr>
      </w:pPr>
      <w:ins w:id="257" w:author="Hong Liu" w:date="2026-09-10T10:14:00Z">
        <w:r>
          <w:rPr>
            <w:rFonts w:ascii="宋体" w:eastAsia="宋体" w:hAnsi="宋体"/>
          </w:rPr>
          <w:t>为验证可重复性，随机选取100例受试者在1</w:t>
        </w:r>
        <w:r>
          <w:rPr>
            <w:rFonts w:ascii="宋体" w:eastAsia="宋体" w:hAnsi="宋体"/>
          </w:rPr>
          <w:noBreakHyphen/>
          <w:t>2周内重复完成手机端测试，计算主要筛查指标的重测信度（组内相关系数ICC或加权Kappa系数），评估不同测试条件、不同时间点下的结果稳定性。在此基础上，为每位受试者建立电子眼位档案，形成个体</w:t>
        </w:r>
        <w:r>
          <w:rPr>
            <w:rFonts w:ascii="宋体" w:eastAsia="宋体" w:hAnsi="宋体"/>
          </w:rPr>
          <w:lastRenderedPageBreak/>
          <w:t>持续可追踪的眼位数据，支撑后续长期随访与纵向管理。</w:t>
        </w:r>
      </w:ins>
    </w:p>
    <w:p w14:paraId="24430C5D" w14:textId="77777777" w:rsidR="00323F7F" w:rsidRDefault="00000000">
      <w:pPr>
        <w:ind w:firstLine="420"/>
        <w:jc w:val="both"/>
        <w:rPr>
          <w:ins w:id="258" w:author="Hong Liu" w:date="2026-09-10T09:59:00Z"/>
          <w:rFonts w:ascii="宋体" w:eastAsia="宋体" w:hAnsi="宋体" w:hint="eastAsia"/>
        </w:rPr>
      </w:pPr>
      <w:ins w:id="259" w:author="Hong Liu" w:date="2026-09-10T09:59:00Z">
        <w:r>
          <w:rPr>
            <w:rFonts w:ascii="宋体" w:eastAsia="宋体" w:hAnsi="宋体"/>
          </w:rPr>
          <w:t>评价指标包括：以临床诊断为金标准的敏感度、特异度、阳性/阴性预测值及AUC；以三棱镜交替遮盖试验斜视度数值为连续标签的均方根误差（RMSE）和相关系数；重复测试（间隔1</w:t>
        </w:r>
        <w:r>
          <w:rPr>
            <w:rFonts w:ascii="宋体" w:eastAsia="宋体" w:hAnsi="宋体"/>
          </w:rPr>
          <w:noBreakHyphen/>
          <w:t>2周）的一致性Kappa系数。分析年龄（3</w:t>
        </w:r>
        <w:r>
          <w:rPr>
            <w:rFonts w:ascii="宋体" w:eastAsia="宋体" w:hAnsi="宋体"/>
          </w:rPr>
          <w:noBreakHyphen/>
          <w:t>5岁/6</w:t>
        </w:r>
        <w:r>
          <w:rPr>
            <w:rFonts w:ascii="宋体" w:eastAsia="宋体" w:hAnsi="宋体"/>
          </w:rPr>
          <w:noBreakHyphen/>
          <w:t>8岁/9</w:t>
        </w:r>
        <w:r>
          <w:rPr>
            <w:rFonts w:ascii="宋体" w:eastAsia="宋体" w:hAnsi="宋体"/>
          </w:rPr>
          <w:noBreakHyphen/>
          <w:t>12岁）、斜视类型及配合度对模型性能的影响，并设定亚组校准策略。</w:t>
        </w:r>
      </w:ins>
    </w:p>
    <w:p w14:paraId="3B3E18E3" w14:textId="77777777" w:rsidR="00323F7F" w:rsidRDefault="00000000">
      <w:pPr>
        <w:ind w:firstLine="420"/>
        <w:jc w:val="both"/>
        <w:rPr>
          <w:ins w:id="260" w:author="Hong Liu" w:date="2026-09-10T09:59:00Z"/>
          <w:rFonts w:ascii="宋体" w:eastAsia="宋体" w:hAnsi="宋体" w:hint="eastAsia"/>
        </w:rPr>
      </w:pPr>
      <w:ins w:id="261" w:author="Hong Liu" w:date="2026-09-10T09:59:00Z">
        <w:r>
          <w:rPr>
            <w:rFonts w:ascii="宋体" w:eastAsia="宋体" w:hAnsi="宋体"/>
          </w:rPr>
          <w:t>建立儿童个人眼位档案，存储每次测试的注视偏差、再注视偏移、BSI等核心参数及风险等级，绘制随年龄变化的趋势报告。通过定期筛查（如每半年）动态监测眼位发育，早期捕捉斜视进展或术后回退信号，为远程随访及家长教育提供持续数据支持。所有数据遵循《健康医疗数据安全指南》脱敏管理，并预留与区域儿童眼保健平台的接口，支撑大规模人群筛查及斜视流行病学研究。</w:t>
        </w:r>
      </w:ins>
    </w:p>
    <w:p w14:paraId="584D92C8" w14:textId="77777777" w:rsidR="00323F7F" w:rsidRDefault="00323F7F">
      <w:pPr>
        <w:ind w:firstLine="420"/>
        <w:jc w:val="both"/>
        <w:rPr>
          <w:rFonts w:ascii="宋体" w:eastAsia="宋体" w:hAnsi="宋体" w:hint="eastAsia"/>
        </w:rPr>
      </w:pPr>
    </w:p>
    <w:p w14:paraId="3304E616" w14:textId="77777777" w:rsidR="00323F7F" w:rsidRDefault="00323F7F">
      <w:pPr>
        <w:jc w:val="both"/>
        <w:rPr>
          <w:rFonts w:ascii="宋体" w:eastAsia="宋体" w:hAnsi="宋体" w:hint="eastAsia"/>
          <w:sz w:val="24"/>
        </w:rPr>
      </w:pPr>
    </w:p>
    <w:sectPr w:rsidR="00323F7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5" w:author="Hong Liu" w:date="2026-09-17T15:03:00Z" w:initials="HL">
    <w:p w14:paraId="701EDCB9" w14:textId="77777777" w:rsidR="001F380F" w:rsidRDefault="001F380F" w:rsidP="001F380F">
      <w:pPr>
        <w:pStyle w:val="af3"/>
        <w:rPr>
          <w:rFonts w:hint="eastAsia"/>
        </w:rPr>
      </w:pPr>
      <w:r>
        <w:rPr>
          <w:rStyle w:val="af2"/>
          <w:rFonts w:hint="eastAsia"/>
        </w:rPr>
        <w:annotationRef/>
      </w:r>
      <w:r>
        <w:rPr>
          <w:rFonts w:hint="eastAsia"/>
        </w:rPr>
        <w:t>删除这部分内容。</w:t>
      </w:r>
    </w:p>
  </w:comment>
  <w:comment w:id="235" w:author="Hong Liu" w:date="2026-09-17T14:50:00Z" w:initials="HL">
    <w:p w14:paraId="139371CD" w14:textId="77777777" w:rsidR="00793037" w:rsidRDefault="00793037" w:rsidP="00793037">
      <w:pPr>
        <w:pStyle w:val="af3"/>
        <w:rPr>
          <w:rFonts w:hint="eastAsia"/>
        </w:rPr>
      </w:pPr>
      <w:r>
        <w:rPr>
          <w:rStyle w:val="af2"/>
          <w:rFonts w:hint="eastAsia"/>
        </w:rPr>
        <w:annotationRef/>
      </w:r>
      <w:r>
        <w:rPr>
          <w:rFonts w:hint="eastAsia"/>
        </w:rPr>
        <w:t>该部分内容删除。</w:t>
      </w:r>
    </w:p>
  </w:comment>
  <w:comment w:id="247" w:author="Whitree 77" w:date="2026-09-18T23:31:00Z" w:initials="W7">
    <w:p w14:paraId="17DC6E19" w14:textId="77777777" w:rsidR="00025661" w:rsidRDefault="00025661" w:rsidP="00025661">
      <w:pPr>
        <w:pStyle w:val="af3"/>
      </w:pPr>
      <w:r>
        <w:rPr>
          <w:rStyle w:val="af2"/>
          <w:rFonts w:hint="eastAsia"/>
        </w:rPr>
        <w:annotationRef/>
      </w:r>
      <w:r>
        <w:rPr>
          <w:rFonts w:hint="eastAsia"/>
        </w:rPr>
        <w:t>来自原来的功能4，应当一同删去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1EDCB9" w15:done="0"/>
  <w15:commentEx w15:paraId="139371CD" w15:done="0"/>
  <w15:commentEx w15:paraId="17DC6E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1637C0" w16cex:dateUtc="2026-09-17T07:03:00Z"/>
  <w16cex:commentExtensible w16cex:durableId="48B53BCA" w16cex:dateUtc="2026-09-17T06:50:00Z"/>
  <w16cex:commentExtensible w16cex:durableId="0BD682C4" w16cex:dateUtc="2026-09-18T1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1EDCB9" w16cid:durableId="2A1637C0"/>
  <w16cid:commentId w16cid:paraId="139371CD" w16cid:durableId="48B53BCA"/>
  <w16cid:commentId w16cid:paraId="17DC6E19" w16cid:durableId="0BD682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3866E" w14:textId="77777777" w:rsidR="00BE7834" w:rsidRDefault="00BE7834">
      <w:pPr>
        <w:spacing w:line="240" w:lineRule="auto"/>
        <w:rPr>
          <w:rFonts w:hint="eastAsia"/>
        </w:rPr>
      </w:pPr>
      <w:r>
        <w:separator/>
      </w:r>
    </w:p>
  </w:endnote>
  <w:endnote w:type="continuationSeparator" w:id="0">
    <w:p w14:paraId="20E9DD44" w14:textId="77777777" w:rsidR="00BE7834" w:rsidRDefault="00BE783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29F77" w14:textId="77777777" w:rsidR="00BE7834" w:rsidRDefault="00BE7834">
      <w:pPr>
        <w:spacing w:after="0"/>
        <w:rPr>
          <w:rFonts w:hint="eastAsia"/>
        </w:rPr>
      </w:pPr>
      <w:r>
        <w:separator/>
      </w:r>
    </w:p>
  </w:footnote>
  <w:footnote w:type="continuationSeparator" w:id="0">
    <w:p w14:paraId="38101690" w14:textId="77777777" w:rsidR="00BE7834" w:rsidRDefault="00BE7834">
      <w:pPr>
        <w:spacing w:after="0"/>
        <w:rPr>
          <w:rFonts w:hint="eastAsia"/>
        </w:rPr>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hitree 77">
    <w15:presenceInfo w15:providerId="Windows Live" w15:userId="b7788c847cf4f0f5"/>
  </w15:person>
  <w15:person w15:author="Hong Liu">
    <w15:presenceInfo w15:providerId="Windows Live" w15:userId="1f2fc85e66a543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3E9"/>
    <w:rsid w:val="00007213"/>
    <w:rsid w:val="00025661"/>
    <w:rsid w:val="00045A2A"/>
    <w:rsid w:val="00052C36"/>
    <w:rsid w:val="000545DE"/>
    <w:rsid w:val="00054972"/>
    <w:rsid w:val="00056456"/>
    <w:rsid w:val="00061AF2"/>
    <w:rsid w:val="00061C95"/>
    <w:rsid w:val="0009506E"/>
    <w:rsid w:val="000D09E5"/>
    <w:rsid w:val="000E5378"/>
    <w:rsid w:val="00112E38"/>
    <w:rsid w:val="001212BB"/>
    <w:rsid w:val="00130DC7"/>
    <w:rsid w:val="001357B7"/>
    <w:rsid w:val="001D1B09"/>
    <w:rsid w:val="001F380F"/>
    <w:rsid w:val="00203CAD"/>
    <w:rsid w:val="00207319"/>
    <w:rsid w:val="00214305"/>
    <w:rsid w:val="002353E5"/>
    <w:rsid w:val="00237631"/>
    <w:rsid w:val="00265CB3"/>
    <w:rsid w:val="002A410A"/>
    <w:rsid w:val="002B2B21"/>
    <w:rsid w:val="002B2D60"/>
    <w:rsid w:val="002D0124"/>
    <w:rsid w:val="002D1A85"/>
    <w:rsid w:val="002D2264"/>
    <w:rsid w:val="003223CA"/>
    <w:rsid w:val="00323F7F"/>
    <w:rsid w:val="0033347D"/>
    <w:rsid w:val="00350D24"/>
    <w:rsid w:val="00351B58"/>
    <w:rsid w:val="00357FAA"/>
    <w:rsid w:val="00372877"/>
    <w:rsid w:val="00386ABF"/>
    <w:rsid w:val="0039491B"/>
    <w:rsid w:val="003B2A62"/>
    <w:rsid w:val="003C1A61"/>
    <w:rsid w:val="003F0C35"/>
    <w:rsid w:val="004250A4"/>
    <w:rsid w:val="0049130A"/>
    <w:rsid w:val="00491728"/>
    <w:rsid w:val="004A0770"/>
    <w:rsid w:val="00505AF4"/>
    <w:rsid w:val="00506EF8"/>
    <w:rsid w:val="0052453E"/>
    <w:rsid w:val="005768E0"/>
    <w:rsid w:val="005D702A"/>
    <w:rsid w:val="005D769F"/>
    <w:rsid w:val="005E484B"/>
    <w:rsid w:val="006011C8"/>
    <w:rsid w:val="00602D7C"/>
    <w:rsid w:val="00655B20"/>
    <w:rsid w:val="00692B2C"/>
    <w:rsid w:val="006A7221"/>
    <w:rsid w:val="006C7E5F"/>
    <w:rsid w:val="006E5709"/>
    <w:rsid w:val="0078572E"/>
    <w:rsid w:val="00793037"/>
    <w:rsid w:val="00794046"/>
    <w:rsid w:val="007F136C"/>
    <w:rsid w:val="00827357"/>
    <w:rsid w:val="00827835"/>
    <w:rsid w:val="00836F2F"/>
    <w:rsid w:val="008735EC"/>
    <w:rsid w:val="00873801"/>
    <w:rsid w:val="008768AF"/>
    <w:rsid w:val="008D2C73"/>
    <w:rsid w:val="009073E9"/>
    <w:rsid w:val="009349EE"/>
    <w:rsid w:val="009370EE"/>
    <w:rsid w:val="00967B18"/>
    <w:rsid w:val="00971D6D"/>
    <w:rsid w:val="00976DBC"/>
    <w:rsid w:val="009B7BC5"/>
    <w:rsid w:val="009F060B"/>
    <w:rsid w:val="00A654E5"/>
    <w:rsid w:val="00A66359"/>
    <w:rsid w:val="00AF076F"/>
    <w:rsid w:val="00B02A83"/>
    <w:rsid w:val="00B10698"/>
    <w:rsid w:val="00B32B19"/>
    <w:rsid w:val="00BB1B40"/>
    <w:rsid w:val="00BD426E"/>
    <w:rsid w:val="00BE5923"/>
    <w:rsid w:val="00BE7834"/>
    <w:rsid w:val="00C0669F"/>
    <w:rsid w:val="00C15EE6"/>
    <w:rsid w:val="00C257D1"/>
    <w:rsid w:val="00C26280"/>
    <w:rsid w:val="00C31DA8"/>
    <w:rsid w:val="00C35122"/>
    <w:rsid w:val="00C51516"/>
    <w:rsid w:val="00CA3E05"/>
    <w:rsid w:val="00CA7C7F"/>
    <w:rsid w:val="00D04BB1"/>
    <w:rsid w:val="00D4389F"/>
    <w:rsid w:val="00D9787E"/>
    <w:rsid w:val="00DA085F"/>
    <w:rsid w:val="00DA25DC"/>
    <w:rsid w:val="00DC1D61"/>
    <w:rsid w:val="00DD468D"/>
    <w:rsid w:val="00DD589D"/>
    <w:rsid w:val="00E21558"/>
    <w:rsid w:val="00E311AB"/>
    <w:rsid w:val="00E33EFA"/>
    <w:rsid w:val="00F3258A"/>
    <w:rsid w:val="00F9461E"/>
    <w:rsid w:val="00FA4CD9"/>
    <w:rsid w:val="00FC0B4C"/>
    <w:rsid w:val="5CEF2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BF5C51"/>
  <w15:docId w15:val="{30A91883-44E6-4337-B6B6-88B182D95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rPr>
      <w:rFonts w:ascii="Times New Roman" w:hAnsi="Times New Roman" w:cs="Times New Roman"/>
      <w:sz w:val="24"/>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ad">
    <w:name w:val="引用 字符"/>
    <w:basedOn w:val="a0"/>
    <w:link w:val="ac"/>
    <w:uiPriority w:val="29"/>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13">
    <w:name w:val="修订1"/>
    <w:hidden/>
    <w:uiPriority w:val="99"/>
    <w:semiHidden/>
    <w:rPr>
      <w:kern w:val="2"/>
      <w:sz w:val="22"/>
      <w:szCs w:val="24"/>
      <w14:ligatures w14:val="standardContextual"/>
    </w:rPr>
  </w:style>
  <w:style w:type="paragraph" w:styleId="af1">
    <w:name w:val="Revision"/>
    <w:hidden/>
    <w:uiPriority w:val="99"/>
    <w:unhideWhenUsed/>
    <w:rsid w:val="00793037"/>
    <w:rPr>
      <w:kern w:val="2"/>
      <w:sz w:val="22"/>
      <w:szCs w:val="24"/>
      <w14:ligatures w14:val="standardContextual"/>
    </w:rPr>
  </w:style>
  <w:style w:type="character" w:styleId="af2">
    <w:name w:val="annotation reference"/>
    <w:basedOn w:val="a0"/>
    <w:uiPriority w:val="99"/>
    <w:semiHidden/>
    <w:unhideWhenUsed/>
    <w:rsid w:val="00793037"/>
    <w:rPr>
      <w:sz w:val="21"/>
      <w:szCs w:val="21"/>
    </w:rPr>
  </w:style>
  <w:style w:type="paragraph" w:styleId="af3">
    <w:name w:val="annotation text"/>
    <w:basedOn w:val="a"/>
    <w:link w:val="af4"/>
    <w:uiPriority w:val="99"/>
    <w:unhideWhenUsed/>
    <w:rsid w:val="00793037"/>
  </w:style>
  <w:style w:type="character" w:customStyle="1" w:styleId="af4">
    <w:name w:val="批注文字 字符"/>
    <w:basedOn w:val="a0"/>
    <w:link w:val="af3"/>
    <w:uiPriority w:val="99"/>
    <w:rsid w:val="00793037"/>
    <w:rPr>
      <w:kern w:val="2"/>
      <w:sz w:val="22"/>
      <w:szCs w:val="24"/>
      <w14:ligatures w14:val="standardContextual"/>
    </w:rPr>
  </w:style>
  <w:style w:type="paragraph" w:styleId="af5">
    <w:name w:val="annotation subject"/>
    <w:basedOn w:val="af3"/>
    <w:next w:val="af3"/>
    <w:link w:val="af6"/>
    <w:uiPriority w:val="99"/>
    <w:semiHidden/>
    <w:unhideWhenUsed/>
    <w:rsid w:val="00793037"/>
    <w:rPr>
      <w:b/>
      <w:bCs/>
    </w:rPr>
  </w:style>
  <w:style w:type="character" w:customStyle="1" w:styleId="af6">
    <w:name w:val="批注主题 字符"/>
    <w:basedOn w:val="af4"/>
    <w:link w:val="af5"/>
    <w:uiPriority w:val="99"/>
    <w:semiHidden/>
    <w:rsid w:val="00793037"/>
    <w:rPr>
      <w:b/>
      <w:bCs/>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13</Pages>
  <Words>6485</Words>
  <Characters>7199</Characters>
  <Application>Microsoft Office Word</Application>
  <DocSecurity>0</DocSecurity>
  <Lines>719</Lines>
  <Paragraphs>402</Paragraphs>
  <ScaleCrop>false</ScaleCrop>
  <Company/>
  <LinksUpToDate>false</LinksUpToDate>
  <CharactersWithSpaces>13282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shuyu chen</dc:creator>
  <cp:lastModifiedBy>Whitree 77</cp:lastModifiedBy>
  <cp:revision>82</cp:revision>
  <dcterms:created xsi:type="dcterms:W3CDTF">2026-08-31T05:45:00Z</dcterms:created>
  <dcterms:modified xsi:type="dcterms:W3CDTF">2026-09-18T15:31:00Z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eyJoZGlkIjoiZjZkNzA5Y2RlNzRiOWM5ZGIwNDg1ZGZhZDM4OThlYTkiLCJ1c2VySWQiOiI3ODA0NDI1NjQifQ==</vt:lpwstr>
  </property>
  <property fmtid="{D5CDD505-2E9C-101B-9397-08002B2CF9AE}" pid="3" name="KSOProductBuildVer">
    <vt:lpwstr>2052-12.1.0.28043</vt:lpwstr>
  </property>
  <property fmtid="{D5CDD505-2E9C-101B-9397-08002B2CF9AE}" pid="4" name="ICV">
    <vt:lpwstr>E8EF4FD9B9234A88AE54C11132063594_13</vt:lpwstr>
  </property>
</Properties>
</file>